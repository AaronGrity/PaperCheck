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D89A5">
      <w:pPr>
        <w:snapToGrid/>
        <w:spacing w:before="156" w:beforeLines="50" w:after="156" w:afterLines="50"/>
        <w:ind w:firstLine="640"/>
        <w:jc w:val="center"/>
        <w:outlineLvl w:val="0"/>
        <w:rPr>
          <w:rFonts w:hint="eastAsia" w:ascii="黑体" w:hAnsi="黑体" w:eastAsia="黑体" w:cs="黑体"/>
          <w:sz w:val="32"/>
          <w:szCs w:val="32"/>
        </w:rPr>
      </w:pPr>
      <w:r>
        <w:rPr>
          <w:rFonts w:hint="eastAsia" w:ascii="黑体" w:hAnsi="黑体" w:eastAsia="黑体" w:cs="黑体"/>
          <w:sz w:val="32"/>
          <w:szCs w:val="32"/>
        </w:rPr>
        <w:t>基于智能感知的人体活动识别技术</w:t>
      </w:r>
    </w:p>
    <w:p w14:paraId="4B965B2E">
      <w:pPr>
        <w:snapToGrid/>
        <w:spacing w:line="300" w:lineRule="auto"/>
        <w:ind w:firstLine="440"/>
        <w:jc w:val="center"/>
        <w:rPr>
          <w:rFonts w:eastAsia="宋体" w:cs="Times New Roman"/>
          <w:sz w:val="22"/>
          <w:szCs w:val="22"/>
        </w:rPr>
      </w:pPr>
      <w:r>
        <w:rPr>
          <w:rFonts w:eastAsia="宋体" w:cs="Times New Roman"/>
          <w:sz w:val="22"/>
          <w:szCs w:val="22"/>
        </w:rPr>
        <w:t xml:space="preserve">周凯月 李佳 </w:t>
      </w:r>
    </w:p>
    <w:p w14:paraId="6234BE30">
      <w:pPr>
        <w:snapToGrid/>
        <w:spacing w:line="300" w:lineRule="auto"/>
        <w:ind w:firstLine="420"/>
        <w:jc w:val="center"/>
        <w:rPr>
          <w:rFonts w:eastAsia="宋体" w:cs="Times New Roman"/>
          <w:sz w:val="21"/>
          <w:szCs w:val="21"/>
        </w:rPr>
      </w:pPr>
      <w:r>
        <w:rPr>
          <w:rFonts w:eastAsia="宋体" w:cs="Times New Roman"/>
          <w:sz w:val="21"/>
          <w:szCs w:val="21"/>
        </w:rPr>
        <w:t>（中国科学院微电子研究所，北京</w:t>
      </w:r>
      <w:r>
        <w:rPr>
          <w:rFonts w:hint="eastAsia" w:eastAsia="宋体" w:cs="Times New Roman"/>
          <w:sz w:val="21"/>
          <w:szCs w:val="21"/>
        </w:rPr>
        <w:t xml:space="preserve">  </w:t>
      </w:r>
      <w:r>
        <w:rPr>
          <w:rFonts w:eastAsia="宋体" w:cs="Times New Roman"/>
          <w:sz w:val="21"/>
          <w:szCs w:val="21"/>
        </w:rPr>
        <w:t>100029）</w:t>
      </w:r>
    </w:p>
    <w:p w14:paraId="1C712669">
      <w:pPr>
        <w:snapToGrid/>
        <w:spacing w:after="156" w:afterLines="50"/>
        <w:ind w:firstLine="420"/>
        <w:jc w:val="center"/>
        <w:rPr>
          <w:rFonts w:hint="eastAsia" w:ascii="宋体" w:hAnsi="宋体" w:eastAsia="宋体" w:cs="宋体"/>
          <w:sz w:val="21"/>
          <w:szCs w:val="21"/>
        </w:rPr>
      </w:pPr>
    </w:p>
    <w:p w14:paraId="15CD13DF">
      <w:pPr>
        <w:snapToGrid/>
        <w:spacing w:line="300" w:lineRule="auto"/>
        <w:ind w:firstLine="0" w:firstLineChars="0"/>
        <w:jc w:val="left"/>
        <w:rPr>
          <w:rFonts w:hint="eastAsia" w:eastAsia="宋体" w:cs="Times New Roman"/>
          <w:lang w:eastAsia="zh-CN"/>
        </w:rPr>
      </w:pPr>
      <w:r>
        <w:rPr>
          <w:rFonts w:eastAsia="宋体" w:cs="Times New Roman"/>
          <w:b/>
          <w:bCs/>
        </w:rPr>
        <w:t>摘要：</w:t>
      </w:r>
      <w:r>
        <w:rPr>
          <w:rFonts w:eastAsia="宋体" w:cs="Times New Roman"/>
        </w:rPr>
        <w:t>基于智能感知的人体活动识别</w:t>
      </w:r>
      <w:r>
        <w:rPr>
          <w:rFonts w:hint="eastAsia" w:eastAsia="宋体" w:cs="Times New Roman"/>
        </w:rPr>
        <w:t>技术</w:t>
      </w:r>
      <w:r>
        <w:rPr>
          <w:rFonts w:eastAsia="宋体" w:cs="Times New Roman"/>
        </w:rPr>
        <w:t>应用潜力巨大，尤其是在健康监测、智能运动和康复训练等领域。为了分析当前人体识别技术水平和未来发展方向，首先，阐述基于可穿戴</w:t>
      </w:r>
      <w:r>
        <w:rPr>
          <w:rFonts w:hint="eastAsia" w:eastAsia="宋体" w:cs="Times New Roman"/>
        </w:rPr>
        <w:t>传感器</w:t>
      </w:r>
      <w:r>
        <w:rPr>
          <w:rFonts w:eastAsia="宋体" w:cs="Times New Roman"/>
        </w:rPr>
        <w:t>的</w:t>
      </w:r>
      <w:r>
        <w:rPr>
          <w:rFonts w:hint="eastAsia" w:eastAsia="宋体" w:cs="Times New Roman"/>
        </w:rPr>
        <w:t>智能</w:t>
      </w:r>
      <w:r>
        <w:rPr>
          <w:rFonts w:eastAsia="宋体" w:cs="Times New Roman"/>
        </w:rPr>
        <w:t>传感技术；其次，归纳对比不同模态的公开数据集；再次，梳理智能算法研究现状，</w:t>
      </w:r>
      <w:r>
        <w:rPr>
          <w:rFonts w:hint="eastAsia" w:eastAsia="宋体" w:cs="Times New Roman"/>
        </w:rPr>
        <w:t>并</w:t>
      </w:r>
      <w:r>
        <w:rPr>
          <w:rFonts w:eastAsia="宋体" w:cs="Times New Roman"/>
        </w:rPr>
        <w:t>分析机器学习算法、深度学习算法和多模态算法在人体活动识别中的应用效果；最后，论述新型传感技术、感存算一体</w:t>
      </w:r>
      <w:r>
        <w:rPr>
          <w:rFonts w:hint="eastAsia" w:eastAsia="宋体" w:cs="Times New Roman"/>
        </w:rPr>
        <w:t>化</w:t>
      </w:r>
      <w:r>
        <w:rPr>
          <w:rFonts w:eastAsia="宋体" w:cs="Times New Roman"/>
        </w:rPr>
        <w:t>架构及多模态方法等未来研究方向及主要挑战，如数据多样性、算法泛化能力和隐私保护等。</w:t>
      </w:r>
    </w:p>
    <w:p w14:paraId="64E62DC9">
      <w:pPr>
        <w:snapToGrid/>
        <w:spacing w:line="300" w:lineRule="auto"/>
        <w:ind w:firstLine="0" w:firstLineChars="0"/>
        <w:jc w:val="left"/>
        <w:rPr>
          <w:rFonts w:eastAsia="宋体" w:cs="Times New Roman"/>
        </w:rPr>
      </w:pPr>
      <w:r>
        <w:rPr>
          <w:rFonts w:eastAsia="宋体" w:cs="Times New Roman"/>
          <w:b/>
          <w:bCs/>
        </w:rPr>
        <w:t>关键词：</w:t>
      </w:r>
      <w:r>
        <w:rPr>
          <w:rFonts w:eastAsia="宋体" w:cs="Times New Roman"/>
        </w:rPr>
        <w:t>智能感知；可穿戴</w:t>
      </w:r>
      <w:r>
        <w:rPr>
          <w:rFonts w:hint="eastAsia" w:eastAsia="宋体" w:cs="Times New Roman"/>
        </w:rPr>
        <w:t>传感器</w:t>
      </w:r>
      <w:r>
        <w:rPr>
          <w:rFonts w:eastAsia="宋体" w:cs="Times New Roman"/>
        </w:rPr>
        <w:t>；人体活动识别；深度学习；数据融合；健康监测</w:t>
      </w:r>
    </w:p>
    <w:p w14:paraId="6D77632A">
      <w:pPr>
        <w:snapToGrid/>
        <w:spacing w:line="300" w:lineRule="auto"/>
        <w:ind w:firstLine="0" w:firstLineChars="0"/>
        <w:jc w:val="left"/>
        <w:rPr>
          <w:rFonts w:eastAsia="宋体" w:cs="Times New Roman"/>
        </w:rPr>
      </w:pPr>
      <w:r>
        <w:rPr>
          <w:rFonts w:eastAsia="宋体" w:cs="Times New Roman"/>
          <w:b/>
          <w:bCs/>
        </w:rPr>
        <w:t>中图分类号：</w:t>
      </w:r>
      <w:r>
        <w:rPr>
          <w:rFonts w:eastAsia="宋体" w:cs="Times New Roman"/>
        </w:rPr>
        <w:t>TP391.4</w:t>
      </w:r>
      <w:r>
        <w:rPr>
          <w:rFonts w:hint="eastAsia" w:eastAsia="宋体" w:cs="Times New Roman"/>
        </w:rPr>
        <w:t>；</w:t>
      </w:r>
      <w:r>
        <w:rPr>
          <w:rFonts w:eastAsia="宋体" w:cs="Times New Roman"/>
        </w:rPr>
        <w:t xml:space="preserve">TP212      </w:t>
      </w:r>
      <w:r>
        <w:rPr>
          <w:rFonts w:eastAsia="宋体" w:cs="Times New Roman"/>
          <w:b/>
          <w:bCs/>
        </w:rPr>
        <w:t>文献标志码：</w:t>
      </w:r>
      <w:r>
        <w:rPr>
          <w:rFonts w:eastAsia="宋体" w:cs="Times New Roman"/>
        </w:rPr>
        <w:t>A</w:t>
      </w:r>
      <w:bookmarkStart w:id="79" w:name="_GoBack"/>
      <w:bookmarkEnd w:id="79"/>
    </w:p>
    <w:p w14:paraId="182438B9">
      <w:pPr>
        <w:snapToGrid/>
        <w:spacing w:before="156" w:beforeLines="50" w:after="156" w:afterLines="50"/>
        <w:ind w:firstLine="0" w:firstLineChars="0"/>
        <w:jc w:val="center"/>
        <w:rPr>
          <w:rFonts w:eastAsia="黑体" w:cs="Times New Roman"/>
          <w:sz w:val="30"/>
          <w:szCs w:val="30"/>
        </w:rPr>
      </w:pPr>
      <w:r>
        <w:rPr>
          <w:rFonts w:eastAsia="黑体" w:cs="Times New Roman"/>
          <w:sz w:val="30"/>
          <w:szCs w:val="30"/>
        </w:rPr>
        <w:t xml:space="preserve">Human </w:t>
      </w:r>
      <w:r>
        <w:rPr>
          <w:rFonts w:hint="eastAsia" w:eastAsia="黑体" w:cs="Times New Roman"/>
          <w:sz w:val="30"/>
          <w:szCs w:val="30"/>
        </w:rPr>
        <w:t>Activity</w:t>
      </w:r>
      <w:r>
        <w:rPr>
          <w:rFonts w:eastAsia="黑体" w:cs="Times New Roman"/>
          <w:sz w:val="30"/>
          <w:szCs w:val="30"/>
        </w:rPr>
        <w:t xml:space="preserve"> Recognition Technology Based on Intelligent Perception</w:t>
      </w:r>
    </w:p>
    <w:p w14:paraId="40A0CB6D">
      <w:pPr>
        <w:snapToGrid/>
        <w:spacing w:before="156" w:beforeLines="50" w:after="156" w:afterLines="50"/>
        <w:ind w:firstLine="440"/>
        <w:jc w:val="center"/>
        <w:rPr>
          <w:rFonts w:eastAsia="黑体" w:cs="Times New Roman"/>
          <w:sz w:val="22"/>
          <w:szCs w:val="22"/>
        </w:rPr>
      </w:pPr>
      <w:r>
        <w:rPr>
          <w:rFonts w:hint="eastAsia" w:eastAsia="黑体" w:cs="Times New Roman"/>
          <w:sz w:val="22"/>
          <w:szCs w:val="22"/>
        </w:rPr>
        <w:t>ZHOU Kaiyue</w:t>
      </w:r>
      <w:r>
        <w:rPr>
          <w:rFonts w:eastAsia="黑体" w:cs="Times New Roman"/>
          <w:sz w:val="22"/>
          <w:szCs w:val="22"/>
        </w:rPr>
        <w:t xml:space="preserve"> </w:t>
      </w:r>
      <w:r>
        <w:rPr>
          <w:rFonts w:hint="eastAsia" w:eastAsia="黑体" w:cs="Times New Roman"/>
          <w:sz w:val="22"/>
          <w:szCs w:val="22"/>
        </w:rPr>
        <w:t xml:space="preserve"> LI Jia  QIAO Shushan</w:t>
      </w:r>
    </w:p>
    <w:p w14:paraId="73A8F39B">
      <w:pPr>
        <w:snapToGrid/>
        <w:spacing w:before="156" w:beforeLines="50" w:after="156" w:afterLines="50"/>
        <w:ind w:firstLine="440"/>
        <w:jc w:val="center"/>
        <w:rPr>
          <w:rFonts w:eastAsia="黑体" w:cs="Times New Roman"/>
          <w:sz w:val="22"/>
          <w:szCs w:val="22"/>
        </w:rPr>
      </w:pPr>
      <w:r>
        <w:rPr>
          <w:rFonts w:hint="eastAsia" w:eastAsia="黑体" w:cs="Times New Roman"/>
          <w:sz w:val="22"/>
          <w:szCs w:val="22"/>
        </w:rPr>
        <w:t>（</w:t>
      </w:r>
      <w:r>
        <w:rPr>
          <w:rFonts w:eastAsia="黑体" w:cs="Times New Roman"/>
          <w:sz w:val="22"/>
          <w:szCs w:val="22"/>
        </w:rPr>
        <w:t>Institute of Microelectronics of the Chinese Academy</w:t>
      </w:r>
      <w:r>
        <w:rPr>
          <w:rFonts w:hint="eastAsia" w:eastAsia="黑体" w:cs="Times New Roman"/>
          <w:sz w:val="22"/>
          <w:szCs w:val="22"/>
        </w:rPr>
        <w:t>，</w:t>
      </w:r>
      <w:r>
        <w:rPr>
          <w:rFonts w:eastAsia="黑体" w:cs="Times New Roman"/>
          <w:sz w:val="22"/>
          <w:szCs w:val="22"/>
        </w:rPr>
        <w:t>beijing 100029</w:t>
      </w:r>
      <w:r>
        <w:rPr>
          <w:rFonts w:hint="eastAsia" w:eastAsia="黑体" w:cs="Times New Roman"/>
          <w:sz w:val="22"/>
          <w:szCs w:val="22"/>
        </w:rPr>
        <w:t>）</w:t>
      </w:r>
    </w:p>
    <w:p w14:paraId="33966770">
      <w:pPr>
        <w:snapToGrid/>
        <w:ind w:firstLine="0" w:firstLineChars="0"/>
        <w:rPr>
          <w:rFonts w:eastAsia="宋体" w:cs="Times New Roman"/>
        </w:rPr>
      </w:pPr>
      <w:r>
        <w:rPr>
          <w:rStyle w:val="13"/>
          <w:rFonts w:eastAsia="宋体" w:cs="Times New Roman"/>
        </w:rPr>
        <w:t>Abstract</w:t>
      </w:r>
      <w:r>
        <w:rPr>
          <w:rFonts w:hint="eastAsia" w:eastAsia="宋体" w:cs="Times New Roman"/>
        </w:rPr>
        <w:t>：</w:t>
      </w:r>
      <w:r>
        <w:rPr>
          <w:rFonts w:eastAsia="宋体" w:cs="Times New Roman"/>
        </w:rPr>
        <w:t xml:space="preserve">Human </w:t>
      </w:r>
      <w:r>
        <w:rPr>
          <w:rFonts w:hint="eastAsia" w:eastAsia="宋体" w:cs="Times New Roman"/>
        </w:rPr>
        <w:t>activity</w:t>
      </w:r>
      <w:r>
        <w:rPr>
          <w:rFonts w:eastAsia="宋体" w:cs="Times New Roman"/>
        </w:rPr>
        <w:t xml:space="preserve"> recognition</w:t>
      </w:r>
      <w:r>
        <w:rPr>
          <w:rFonts w:hint="eastAsia" w:eastAsia="宋体" w:cs="Times New Roman"/>
        </w:rPr>
        <w:t xml:space="preserve"> (HAR)</w:t>
      </w:r>
      <w:r>
        <w:rPr>
          <w:rFonts w:eastAsia="宋体" w:cs="Times New Roman"/>
        </w:rPr>
        <w:t xml:space="preserve"> technology based on intelligent perception has shown great application potential, especially in the fields of health monitoring, intelligent sports and rehabilitation training.</w:t>
      </w:r>
      <w:r>
        <w:t xml:space="preserve"> </w:t>
      </w:r>
      <w:r>
        <w:rPr>
          <w:rFonts w:eastAsia="宋体" w:cs="Times New Roman"/>
        </w:rPr>
        <w:t>In order to analyze the current level and future development direction of human activity recognition technology, firstly, the intelligent sensing technology based on wearable sensor is described. Secondly, the open data sets of different modes are summarized and compared. Thirdly, the research status of existing intelligent algorithms is summarized, and the application effects of machine learning algorithms, deep learning algorithms and multi-modal algorithms in human activity recognition are analyzed.</w:t>
      </w:r>
      <w:r>
        <w:t xml:space="preserve"> </w:t>
      </w:r>
      <w:r>
        <w:rPr>
          <w:rFonts w:eastAsia="宋体" w:cs="Times New Roman"/>
        </w:rPr>
        <w:t>Finally, the future research direction and main challenges of new sensing technology, integrated sensor-memory and computing architecture, and multi-modal approach are discussed, such as data diversity, algorithm generalization ability and privacy protection.</w:t>
      </w:r>
    </w:p>
    <w:p w14:paraId="2C0AFD58">
      <w:pPr>
        <w:snapToGrid/>
        <w:ind w:firstLine="0" w:firstLineChars="0"/>
        <w:rPr>
          <w:rFonts w:eastAsia="宋体" w:cs="Times New Roman"/>
        </w:rPr>
      </w:pPr>
      <w:r>
        <w:rPr>
          <w:rFonts w:eastAsia="宋体" w:cs="Times New Roman"/>
          <w:b/>
          <w:bCs/>
        </w:rPr>
        <w:t>Keywords</w:t>
      </w:r>
      <w:r>
        <w:rPr>
          <w:rFonts w:hint="eastAsia" w:eastAsia="宋体" w:cs="Times New Roman"/>
          <w:b/>
          <w:bCs/>
        </w:rPr>
        <w:t>：</w:t>
      </w:r>
      <w:r>
        <w:rPr>
          <w:rFonts w:eastAsia="宋体" w:cs="Times New Roman"/>
        </w:rPr>
        <w:t>intelligent perception</w:t>
      </w:r>
      <w:r>
        <w:rPr>
          <w:rFonts w:hint="eastAsia" w:eastAsia="宋体" w:cs="Times New Roman"/>
        </w:rPr>
        <w:t>；</w:t>
      </w:r>
      <w:r>
        <w:rPr>
          <w:rFonts w:eastAsia="宋体" w:cs="Times New Roman"/>
        </w:rPr>
        <w:t>wearable sensor</w:t>
      </w:r>
      <w:r>
        <w:rPr>
          <w:rFonts w:hint="eastAsia" w:eastAsia="宋体" w:cs="Times New Roman"/>
        </w:rPr>
        <w:t>；</w:t>
      </w:r>
      <w:r>
        <w:rPr>
          <w:rFonts w:eastAsia="宋体" w:cs="Times New Roman"/>
        </w:rPr>
        <w:t>human activity recognition</w:t>
      </w:r>
      <w:r>
        <w:rPr>
          <w:rFonts w:hint="eastAsia" w:eastAsia="宋体" w:cs="Times New Roman"/>
        </w:rPr>
        <w:t>；</w:t>
      </w:r>
      <w:r>
        <w:rPr>
          <w:rFonts w:eastAsia="宋体" w:cs="Times New Roman"/>
        </w:rPr>
        <w:t>deep learning</w:t>
      </w:r>
      <w:r>
        <w:rPr>
          <w:rFonts w:hint="eastAsia" w:eastAsia="宋体" w:cs="Times New Roman"/>
        </w:rPr>
        <w:t>；</w:t>
      </w:r>
      <w:r>
        <w:rPr>
          <w:rFonts w:eastAsia="宋体" w:cs="Times New Roman"/>
        </w:rPr>
        <w:t>data fusion</w:t>
      </w:r>
      <w:r>
        <w:rPr>
          <w:rFonts w:hint="eastAsia" w:eastAsia="宋体" w:cs="Times New Roman"/>
        </w:rPr>
        <w:t>；</w:t>
      </w:r>
      <w:r>
        <w:rPr>
          <w:rFonts w:eastAsia="宋体" w:cs="Times New Roman"/>
        </w:rPr>
        <w:t>health monitoring</w:t>
      </w:r>
    </w:p>
    <w:p w14:paraId="3CA5E1A6">
      <w:pPr>
        <w:spacing w:before="312" w:beforeLines="100" w:after="312" w:afterLines="100"/>
        <w:ind w:firstLine="0" w:firstLineChars="0"/>
        <w:outlineLvl w:val="0"/>
        <w:rPr>
          <w:b/>
          <w:sz w:val="28"/>
          <w:szCs w:val="28"/>
        </w:rPr>
      </w:pPr>
      <w:r>
        <w:rPr>
          <w:rFonts w:hint="eastAsia"/>
          <w:b/>
          <w:sz w:val="32"/>
          <w:szCs w:val="32"/>
        </w:rPr>
        <w:t>0 引言</w:t>
      </w:r>
    </w:p>
    <w:p w14:paraId="0B0C7671">
      <w:pPr>
        <w:ind w:firstLine="480"/>
      </w:pPr>
      <w:r>
        <w:rPr>
          <w:rFonts w:hint="eastAsia"/>
        </w:rPr>
        <w:t>智能感知在人体活动识别技术中具有重要作用。通过融合多种传感器数据，如加速度计、陀螺仪、摄像头等获取的信息，能够精准捕捉复杂运动动作或细微的日常行为动作，有效避免了单一传感器的数据误差，极大地提高了识别准确率。同时，基于智能感知的人体活动识别技术可实现对人体活动的实时监测。在医疗康复领域，能够辅助评估患者运动恢复状况；在智能家居领域，可依据人体活动状态自动调控设备，精准分析动作规范程度。由此可见，智能感知在人体活动识别技术中展现出诸多优势并发挥着重要作用，而可穿戴传感器则是实现智能感知的关键载体。</w:t>
      </w:r>
    </w:p>
    <w:p w14:paraId="42CE7E7D">
      <w:pPr>
        <w:ind w:firstLine="480"/>
      </w:pPr>
      <w:r>
        <w:rPr>
          <w:rFonts w:hint="eastAsia"/>
        </w:rPr>
        <w:t>当前，可穿戴传感器被广泛应用于人体活动识别（</w:t>
      </w:r>
      <w:r>
        <w:t>Human Activity Recognition</w:t>
      </w:r>
      <w:r>
        <w:rPr>
          <w:rFonts w:hint="eastAsia"/>
        </w:rPr>
        <w:t>，HAR），为医疗康复、智能交互、虚拟现实和人机协作等领域的发展提供了重要支撑</w:t>
      </w:r>
      <w:commentRangeStart w:id="0"/>
      <w:r>
        <w:rPr>
          <w:rFonts w:hint="eastAsia"/>
          <w:vertAlign w:val="superscript"/>
        </w:rPr>
        <w:fldChar w:fldCharType="begin"/>
      </w:r>
      <w:r>
        <w:rPr>
          <w:rFonts w:hint="eastAsia"/>
          <w:vertAlign w:val="superscript"/>
        </w:rPr>
        <w:instrText xml:space="preserve"> REF _Ref8430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_Ref8447 \r \h </w:instrText>
      </w:r>
      <w:r>
        <w:rPr>
          <w:rFonts w:hint="eastAsia"/>
          <w:vertAlign w:val="superscript"/>
        </w:rPr>
        <w:fldChar w:fldCharType="separate"/>
      </w:r>
      <w:r>
        <w:rPr>
          <w:rFonts w:hint="eastAsia"/>
          <w:vertAlign w:val="superscript"/>
        </w:rPr>
        <w:t>3]</w:t>
      </w:r>
      <w:r>
        <w:rPr>
          <w:rFonts w:hint="eastAsia"/>
          <w:vertAlign w:val="superscript"/>
        </w:rPr>
        <w:fldChar w:fldCharType="end"/>
      </w:r>
      <w:commentRangeEnd w:id="0"/>
      <w:r>
        <w:commentReference w:id="0"/>
      </w:r>
      <w:r>
        <w:rPr>
          <w:rFonts w:hint="eastAsia"/>
        </w:rPr>
        <w:t>。但是，由于复杂的硬件配置和佩戴方式，可穿戴传感器难以得到广泛的应用</w:t>
      </w:r>
      <w:r>
        <w:rPr>
          <w:rFonts w:hint="eastAsia"/>
          <w:vertAlign w:val="superscript"/>
        </w:rPr>
        <w:fldChar w:fldCharType="begin"/>
      </w:r>
      <w:r>
        <w:rPr>
          <w:rFonts w:hint="eastAsia"/>
          <w:vertAlign w:val="superscript"/>
        </w:rPr>
        <w:instrText xml:space="preserve"> REF _Ref8590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_Ref8594 \r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。随着微纳传感器和柔性传感器的发展，可穿戴传感器变得更加轻便、高效和智能，也更加适合日常佩戴。柔性可穿戴传感器能够紧密贴合人体皮肤，从而更加精确地捕捉人体的微小动作变化</w:t>
      </w:r>
      <w:r>
        <w:rPr>
          <w:rFonts w:hint="eastAsia"/>
          <w:vertAlign w:val="superscript"/>
        </w:rPr>
        <w:fldChar w:fldCharType="begin"/>
      </w:r>
      <w:r>
        <w:rPr>
          <w:rFonts w:hint="eastAsia"/>
          <w:vertAlign w:val="superscript"/>
        </w:rPr>
        <w:instrText xml:space="preserve"> REF _Ref8871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这不仅提升了用户的体验舒适度，而且提高了数据采集的精确率。感存算一体化架构的提出和应用进一步推动了可穿戴传感器在HAR技术中的应用，显著提高了数据处理的效率和实时性。该架构能够实时处理和分析数据，无须依赖外部设备或服务器，有效降低了功耗和延迟</w:t>
      </w:r>
      <w:r>
        <w:rPr>
          <w:rFonts w:hint="eastAsia"/>
          <w:vertAlign w:val="superscript"/>
        </w:rPr>
        <w:fldChar w:fldCharType="begin"/>
      </w:r>
      <w:r>
        <w:rPr>
          <w:rFonts w:hint="eastAsia"/>
          <w:vertAlign w:val="superscript"/>
        </w:rPr>
        <w:instrText xml:space="preserve"> REF _Ref8920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w:t>
      </w:r>
      <w:r>
        <w:rPr>
          <w:rFonts w:ascii="宋体" w:hAnsi="宋体" w:eastAsia="宋体" w:cs="宋体"/>
        </w:rPr>
        <w:t>尽管</w:t>
      </w:r>
      <w:r>
        <w:rPr>
          <w:rFonts w:hint="eastAsia"/>
        </w:rPr>
        <w:t>HAR</w:t>
      </w:r>
      <w:r>
        <w:rPr>
          <w:rFonts w:ascii="宋体" w:hAnsi="宋体" w:eastAsia="宋体" w:cs="宋体"/>
        </w:rPr>
        <w:t>技术已经取得了显著进展，</w:t>
      </w:r>
      <w:r>
        <w:rPr>
          <w:rFonts w:hint="eastAsia" w:ascii="宋体" w:hAnsi="宋体" w:eastAsia="宋体" w:cs="宋体"/>
        </w:rPr>
        <w:t>但</w:t>
      </w:r>
      <w:r>
        <w:rPr>
          <w:rFonts w:ascii="宋体" w:hAnsi="宋体" w:eastAsia="宋体" w:cs="宋体"/>
        </w:rPr>
        <w:t>现有方法仍面临诸多挑战，</w:t>
      </w:r>
      <w:r>
        <w:rPr>
          <w:rFonts w:hint="eastAsia" w:ascii="宋体" w:hAnsi="宋体" w:eastAsia="宋体" w:cs="宋体"/>
        </w:rPr>
        <w:t>如</w:t>
      </w:r>
      <w:r>
        <w:rPr>
          <w:rFonts w:ascii="宋体" w:hAnsi="宋体" w:eastAsia="宋体" w:cs="宋体"/>
        </w:rPr>
        <w:t>传感数据的多样化处理、复杂环境下的活动识别精度、设备能耗和用户隐私保护等</w:t>
      </w:r>
      <w:r>
        <w:rPr>
          <w:rFonts w:hint="eastAsia"/>
          <w:vertAlign w:val="superscript"/>
        </w:rPr>
        <w:t>[8]</w:t>
      </w:r>
      <w:r>
        <w:rPr>
          <w:rFonts w:ascii="宋体" w:hAnsi="宋体" w:eastAsia="宋体" w:cs="宋体"/>
        </w:rPr>
        <w:t>。此外，不同应用场景</w:t>
      </w:r>
      <w:r>
        <w:rPr>
          <w:rFonts w:hint="eastAsia" w:ascii="宋体" w:hAnsi="宋体" w:eastAsia="宋体" w:cs="宋体"/>
        </w:rPr>
        <w:t>也</w:t>
      </w:r>
      <w:r>
        <w:rPr>
          <w:rFonts w:ascii="宋体" w:hAnsi="宋体" w:eastAsia="宋体" w:cs="宋体"/>
        </w:rPr>
        <w:t>对算法的实时性和可靠性提出了更高的要求。</w:t>
      </w:r>
    </w:p>
    <w:p w14:paraId="06D74B71">
      <w:pPr>
        <w:ind w:firstLine="480"/>
      </w:pPr>
      <w:r>
        <w:rPr>
          <w:rFonts w:hint="eastAsia"/>
        </w:rPr>
        <w:t>基于此</w:t>
      </w:r>
      <w:r>
        <w:t>，</w:t>
      </w:r>
      <w:r>
        <w:rPr>
          <w:rFonts w:hint="eastAsia"/>
        </w:rPr>
        <w:t>首先，简述了</w:t>
      </w:r>
      <w:r>
        <w:rPr>
          <w:rFonts w:cs="Times New Roman"/>
        </w:rPr>
        <w:t>HAR</w:t>
      </w:r>
      <w:r>
        <w:rPr>
          <w:rFonts w:hint="eastAsia" w:cs="Times New Roman"/>
        </w:rPr>
        <w:t>技术</w:t>
      </w:r>
      <w:r>
        <w:rPr>
          <w:rFonts w:hint="eastAsia"/>
        </w:rPr>
        <w:t>的研究背景和技术现状；其次，阐述了人体活动模型，</w:t>
      </w:r>
      <w:r>
        <w:t>总结了</w:t>
      </w:r>
      <w:r>
        <w:rPr>
          <w:rFonts w:hint="eastAsia"/>
        </w:rPr>
        <w:t>可穿戴传感器在</w:t>
      </w:r>
      <w:r>
        <w:t>HAR技术中</w:t>
      </w:r>
      <w:r>
        <w:rPr>
          <w:rFonts w:hint="eastAsia"/>
        </w:rPr>
        <w:t>的</w:t>
      </w:r>
      <w:r>
        <w:t>应用</w:t>
      </w:r>
      <w:r>
        <w:rPr>
          <w:rFonts w:hint="eastAsia"/>
        </w:rPr>
        <w:t>，并归纳了不同模态的公开数据集；再次，论述了常用智能算法及其优缺点和适用范围等；最后，对</w:t>
      </w:r>
      <w:r>
        <w:rPr>
          <w:rFonts w:cs="Times New Roman"/>
        </w:rPr>
        <w:t>HAR</w:t>
      </w:r>
      <w:r>
        <w:rPr>
          <w:rFonts w:hint="eastAsia" w:cs="Times New Roman"/>
        </w:rPr>
        <w:t>技术</w:t>
      </w:r>
      <w:r>
        <w:rPr>
          <w:rFonts w:hint="eastAsia"/>
        </w:rPr>
        <w:t>未来发展趋势进行分析，并展望基于智能感知的HAR技术面临的挑战。</w:t>
      </w:r>
    </w:p>
    <w:p w14:paraId="0C75F337">
      <w:pPr>
        <w:spacing w:before="312" w:beforeLines="100" w:after="312" w:afterLines="100"/>
        <w:ind w:firstLine="0" w:firstLineChars="0"/>
        <w:outlineLvl w:val="0"/>
        <w:rPr>
          <w:b/>
          <w:sz w:val="32"/>
          <w:szCs w:val="32"/>
        </w:rPr>
      </w:pPr>
      <w:r>
        <w:rPr>
          <w:rFonts w:hint="eastAsia"/>
          <w:b/>
          <w:sz w:val="32"/>
          <w:szCs w:val="32"/>
        </w:rPr>
        <w:t>1 人体活动模型概述</w:t>
      </w:r>
    </w:p>
    <w:p w14:paraId="24002B32">
      <w:pPr>
        <w:ind w:firstLine="480"/>
      </w:pPr>
      <w:r>
        <w:rPr>
          <w:rFonts w:hint="eastAsia"/>
        </w:rPr>
        <w:t>人体活动模型的复杂性与骨骼、关节的数量及每个关节的活动自由度紧密相关</w:t>
      </w:r>
      <w:r>
        <w:rPr>
          <w:rFonts w:hint="eastAsia"/>
          <w:vertAlign w:val="superscript"/>
        </w:rPr>
        <w:fldChar w:fldCharType="begin"/>
      </w:r>
      <w:r>
        <w:rPr>
          <w:rFonts w:hint="eastAsia"/>
          <w:vertAlign w:val="superscript"/>
        </w:rPr>
        <w:instrText xml:space="preserve"> REF _Ref9217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由于构建包含所有骨骼和关节的模型复杂性较高，且对系统处理性能要求更高，若减少骨骼和关节数量，则可能丢失关键的活动细节。因此，模型的简化应既要降低模型复杂度，又要尽可能保留人体活动的关键特征。</w:t>
      </w:r>
    </w:p>
    <w:p w14:paraId="4C5732BA">
      <w:pPr>
        <w:ind w:firstLine="480"/>
      </w:pPr>
      <w:r>
        <w:rPr>
          <w:rFonts w:hint="eastAsia"/>
        </w:rPr>
        <w:t>通过简化人体结构，忽略肌肉和皮肤等组织，将复杂的人体活动过程简化为骨骼围绕相应关节的旋转活动组合，构建由关节和骨骼构成的人体骨架模型，包含204块骨骼和78个关节。根据不同的应用场景，得到由不同数量关节点构成的人体模型。其中，关节被视为轴承，骨骼被视为刚体链杆，人体活动表现为一系列轴承与链杆的旋转和平移组合。结合人体骨骼和关节的结构及活动特性，构建一个包括关节与骨骼的人体层次关节链骨骼模型用以模拟人体活动</w:t>
      </w:r>
      <w:r>
        <w:rPr>
          <w:rFonts w:hint="eastAsia"/>
          <w:vertAlign w:val="superscript"/>
        </w:rPr>
        <w:fldChar w:fldCharType="begin"/>
      </w:r>
      <w:r>
        <w:rPr>
          <w:rFonts w:hint="eastAsia"/>
          <w:vertAlign w:val="superscript"/>
        </w:rPr>
        <w:instrText xml:space="preserve"> REF _Ref9289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w:t>
      </w:r>
    </w:p>
    <w:p w14:paraId="6D4B0B16">
      <w:pPr>
        <w:ind w:firstLine="480"/>
      </w:pPr>
      <w:r>
        <w:rPr>
          <w:rFonts w:hint="eastAsia"/>
          <w:szCs w:val="32"/>
        </w:rPr>
        <w:t>常用的人体运动学模型如图1所示。以躯干为人体运动的基本架构（16关节点模型）如图1a所示，结合了形体的人体运动基本架构（14关节点模型）如图1b所示。根据人体骨骼模型构建的具有多层次结构的人体运动学模型（27关节点模型）如图1c所示，即Motion Capture（Mocap）商用产品常用的</w:t>
      </w:r>
      <w:r>
        <w:rPr>
          <w:szCs w:val="32"/>
        </w:rPr>
        <w:t>人体动作捕捉</w:t>
      </w:r>
      <w:r>
        <w:rPr>
          <w:rFonts w:hint="eastAsia"/>
          <w:szCs w:val="32"/>
        </w:rPr>
        <w:t>模型</w:t>
      </w:r>
      <w:r>
        <w:rPr>
          <w:rFonts w:hint="eastAsia"/>
          <w:szCs w:val="32"/>
          <w:vertAlign w:val="superscript"/>
        </w:rPr>
        <w:fldChar w:fldCharType="begin"/>
      </w:r>
      <w:r>
        <w:rPr>
          <w:szCs w:val="32"/>
          <w:vertAlign w:val="superscript"/>
        </w:rPr>
        <w:instrText xml:space="preserve"> REF _Ref9397 \r \h  \* MERGEFORMAT </w:instrText>
      </w:r>
      <w:r>
        <w:rPr>
          <w:rFonts w:hint="eastAsia"/>
          <w:szCs w:val="32"/>
          <w:vertAlign w:val="superscript"/>
        </w:rPr>
        <w:fldChar w:fldCharType="separate"/>
      </w:r>
      <w:r>
        <w:rPr>
          <w:rFonts w:hint="eastAsia"/>
          <w:szCs w:val="32"/>
          <w:vertAlign w:val="superscript"/>
        </w:rPr>
        <w:t>[10]</w:t>
      </w:r>
      <w:r>
        <w:rPr>
          <w:rFonts w:hint="eastAsia"/>
          <w:szCs w:val="32"/>
          <w:vertAlign w:val="superscript"/>
        </w:rPr>
        <w:fldChar w:fldCharType="end"/>
      </w:r>
      <w:r>
        <w:rPr>
          <w:rFonts w:hint="eastAsia"/>
          <w:szCs w:val="32"/>
        </w:rPr>
        <w:t>。</w:t>
      </w:r>
    </w:p>
    <w:p w14:paraId="7FE2A23C">
      <w:pPr>
        <w:ind w:firstLine="0" w:firstLineChars="0"/>
        <w:jc w:val="center"/>
      </w:pPr>
      <w:r>
        <w:rPr>
          <w:rFonts w:hint="eastAsia"/>
        </w:rPr>
        <w:object>
          <v:shape id="_x0000_i1025" o:spt="75" type="#_x0000_t75" style="height:155.55pt;width:319.3pt;" o:ole="t" filled="f" o:preferrelative="t" stroked="f" coordsize="21600,21600">
            <v:path/>
            <v:fill on="f" focussize="0,0"/>
            <v:stroke on="f" joinstyle="miter"/>
            <v:imagedata r:id="rId15" o:title=""/>
            <o:lock v:ext="edit" aspectratio="t"/>
            <w10:wrap type="none"/>
            <w10:anchorlock/>
          </v:shape>
          <o:OLEObject Type="Embed" ProgID="AxGlyph.Document" ShapeID="_x0000_i1025" DrawAspect="Content" ObjectID="_1468075725" r:id="rId14">
            <o:LockedField>false</o:LockedField>
          </o:OLEObject>
        </w:object>
      </w:r>
    </w:p>
    <w:p w14:paraId="72F549FE">
      <w:pPr>
        <w:ind w:firstLine="0" w:firstLineChars="0"/>
        <w:jc w:val="center"/>
      </w:pPr>
    </w:p>
    <w:p w14:paraId="472490FB">
      <w:pPr>
        <w:snapToGrid/>
        <w:spacing w:line="300" w:lineRule="auto"/>
        <w:ind w:firstLine="0" w:firstLineChars="0"/>
        <w:jc w:val="center"/>
        <w:rPr>
          <w:sz w:val="21"/>
          <w:szCs w:val="21"/>
        </w:rPr>
      </w:pPr>
      <w:r>
        <w:rPr>
          <w:rFonts w:hint="eastAsia"/>
          <w:sz w:val="21"/>
          <w:szCs w:val="21"/>
        </w:rPr>
        <w:t>图1</w:t>
      </w:r>
      <w:r>
        <w:rPr>
          <w:sz w:val="21"/>
          <w:szCs w:val="21"/>
        </w:rPr>
        <w:t xml:space="preserve"> </w:t>
      </w:r>
      <w:r>
        <w:rPr>
          <w:rFonts w:hint="eastAsia"/>
          <w:sz w:val="21"/>
          <w:szCs w:val="21"/>
        </w:rPr>
        <w:t>人体运动学模型</w:t>
      </w:r>
    </w:p>
    <w:p w14:paraId="60DAC2D3">
      <w:pPr>
        <w:snapToGrid/>
        <w:spacing w:line="300" w:lineRule="auto"/>
        <w:ind w:firstLine="0" w:firstLineChars="0"/>
        <w:jc w:val="center"/>
        <w:rPr>
          <w:sz w:val="21"/>
          <w:szCs w:val="21"/>
        </w:rPr>
      </w:pPr>
      <w:r>
        <w:rPr>
          <w:sz w:val="21"/>
          <w:szCs w:val="21"/>
        </w:rPr>
        <w:t>a</w:t>
      </w:r>
      <w:r>
        <w:rPr>
          <w:rFonts w:hint="eastAsia"/>
          <w:sz w:val="21"/>
          <w:szCs w:val="21"/>
        </w:rPr>
        <w:t xml:space="preserve">）16关节点模型  </w:t>
      </w:r>
      <w:r>
        <w:rPr>
          <w:sz w:val="21"/>
          <w:szCs w:val="21"/>
        </w:rPr>
        <w:t>b）</w:t>
      </w:r>
      <w:r>
        <w:rPr>
          <w:rFonts w:hint="eastAsia"/>
          <w:sz w:val="21"/>
          <w:szCs w:val="21"/>
        </w:rPr>
        <w:t xml:space="preserve">14关节点模型  </w:t>
      </w:r>
      <w:r>
        <w:rPr>
          <w:sz w:val="21"/>
          <w:szCs w:val="21"/>
        </w:rPr>
        <w:t>c）</w:t>
      </w:r>
      <w:r>
        <w:rPr>
          <w:rFonts w:hint="eastAsia"/>
          <w:sz w:val="21"/>
          <w:szCs w:val="21"/>
        </w:rPr>
        <w:t>27关节点模型</w:t>
      </w:r>
    </w:p>
    <w:p w14:paraId="43710A18">
      <w:pPr>
        <w:spacing w:before="312" w:beforeLines="100" w:after="312" w:afterLines="100"/>
        <w:ind w:firstLine="0" w:firstLineChars="0"/>
        <w:rPr>
          <w:b/>
          <w:sz w:val="32"/>
          <w:szCs w:val="32"/>
        </w:rPr>
      </w:pPr>
      <w:r>
        <w:rPr>
          <w:rFonts w:hint="eastAsia"/>
          <w:b/>
          <w:sz w:val="32"/>
          <w:szCs w:val="32"/>
        </w:rPr>
        <w:t>2</w:t>
      </w:r>
      <w:r>
        <w:rPr>
          <w:b/>
          <w:sz w:val="32"/>
          <w:szCs w:val="32"/>
        </w:rPr>
        <w:t xml:space="preserve"> </w:t>
      </w:r>
      <w:r>
        <w:rPr>
          <w:rFonts w:hint="eastAsia"/>
          <w:b/>
          <w:sz w:val="32"/>
          <w:szCs w:val="32"/>
        </w:rPr>
        <w:t>可穿戴传感器在</w:t>
      </w:r>
      <w:r>
        <w:rPr>
          <w:b/>
          <w:sz w:val="32"/>
          <w:szCs w:val="32"/>
        </w:rPr>
        <w:t>HAR中的应用</w:t>
      </w:r>
    </w:p>
    <w:p w14:paraId="629D14B5">
      <w:pPr>
        <w:ind w:firstLine="480"/>
      </w:pPr>
      <w:r>
        <w:rPr>
          <w:rFonts w:hint="eastAsia"/>
        </w:rPr>
        <w:t>用于HAR的可穿戴传感器如图2所示，主要包括惯性测量</w:t>
      </w:r>
      <w:r>
        <w:t>单元</w:t>
      </w:r>
      <w:r>
        <w:rPr>
          <w:rFonts w:hint="eastAsia"/>
        </w:rPr>
        <w:t>（IMU）传感器、肌电图（E</w:t>
      </w:r>
      <w:r>
        <w:t>MG</w:t>
      </w:r>
      <w:r>
        <w:rPr>
          <w:rFonts w:hint="eastAsia"/>
        </w:rPr>
        <w:t>）、脑电图（EEG）等</w:t>
      </w:r>
      <w:r>
        <w:rPr>
          <w:rFonts w:hint="eastAsia"/>
          <w:vertAlign w:val="superscript"/>
        </w:rPr>
        <w:fldChar w:fldCharType="begin"/>
      </w:r>
      <w:r>
        <w:rPr>
          <w:rFonts w:hint="eastAsia"/>
          <w:vertAlign w:val="superscript"/>
        </w:rPr>
        <w:instrText xml:space="preserve"> REF _Ref9590 \r \h </w:instrText>
      </w:r>
      <w:r>
        <w:rPr>
          <w:vertAlign w:val="superscript"/>
        </w:rPr>
        <w:fldChar w:fldCharType="separate"/>
      </w:r>
      <w:r>
        <w:rPr>
          <w:rFonts w:hint="eastAsia"/>
          <w:vertAlign w:val="superscript"/>
        </w:rPr>
        <w:fldChar w:fldCharType="end"/>
      </w:r>
      <w:r>
        <w:rPr>
          <w:rFonts w:hint="eastAsia"/>
        </w:rPr>
        <w:t>。这些传感器分布在人体的不同部位，以获得最精准的人体活动特征</w:t>
      </w:r>
      <w:ins w:id="0" w:author="夏树" w:date="2024-12-16T17:09:46Z">
        <w:r>
          <w:rPr>
            <w:rFonts w:hint="eastAsia"/>
            <w:lang w:eastAsia="zh-CN"/>
          </w:rPr>
          <w:t>，</w:t>
        </w:r>
      </w:ins>
      <w:ins w:id="1" w:author="夏树" w:date="2024-12-16T17:09:49Z">
        <w:r>
          <w:rPr>
            <w:rFonts w:hint="eastAsia"/>
            <w:lang w:val="en-US" w:eastAsia="zh-CN"/>
          </w:rPr>
          <w:t>下面</w:t>
        </w:r>
      </w:ins>
      <w:ins w:id="2" w:author="夏树" w:date="2024-12-16T17:09:51Z">
        <w:r>
          <w:rPr>
            <w:rFonts w:hint="eastAsia"/>
            <w:lang w:val="en-US" w:eastAsia="zh-CN"/>
          </w:rPr>
          <w:t>将</w:t>
        </w:r>
      </w:ins>
      <w:ins w:id="3" w:author="夏树" w:date="2024-12-16T17:11:20Z">
        <w:r>
          <w:rPr>
            <w:rFonts w:hint="eastAsia"/>
            <w:lang w:val="en-US" w:eastAsia="zh-CN"/>
          </w:rPr>
          <w:t>进行</w:t>
        </w:r>
      </w:ins>
      <w:ins w:id="4" w:author="夏树" w:date="2024-12-16T17:09:55Z">
        <w:r>
          <w:rPr>
            <w:rFonts w:hint="eastAsia"/>
            <w:lang w:val="en-US" w:eastAsia="zh-CN"/>
          </w:rPr>
          <w:t>详细</w:t>
        </w:r>
      </w:ins>
      <w:ins w:id="5" w:author="夏树" w:date="2024-12-16T17:11:29Z">
        <w:r>
          <w:rPr>
            <w:rFonts w:hint="eastAsia"/>
            <w:lang w:val="en-US" w:eastAsia="zh-CN"/>
          </w:rPr>
          <w:t>的</w:t>
        </w:r>
      </w:ins>
      <w:ins w:id="6" w:author="夏树" w:date="2024-12-16T17:09:56Z">
        <w:r>
          <w:rPr>
            <w:rFonts w:hint="eastAsia"/>
            <w:lang w:val="en-US" w:eastAsia="zh-CN"/>
          </w:rPr>
          <w:t>介绍</w:t>
        </w:r>
      </w:ins>
      <w:r>
        <w:rPr>
          <w:rFonts w:hint="eastAsia"/>
        </w:rPr>
        <w:t>。</w:t>
      </w:r>
    </w:p>
    <w:p w14:paraId="3F30435D">
      <w:pPr>
        <w:ind w:firstLine="0" w:firstLineChars="0"/>
        <w:jc w:val="center"/>
      </w:pPr>
      <w:r>
        <w:drawing>
          <wp:inline distT="0" distB="0" distL="114300" distR="114300">
            <wp:extent cx="3254375" cy="2574290"/>
            <wp:effectExtent l="0" t="0" r="0" b="0"/>
            <wp:docPr id="2" name="图片 2" descr="智能感知期刊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智能感知期刊绘图.drawio"/>
                    <pic:cNvPicPr>
                      <a:picLocks noChangeAspect="1"/>
                    </pic:cNvPicPr>
                  </pic:nvPicPr>
                  <pic:blipFill>
                    <a:blip r:embed="rId16"/>
                    <a:srcRect l="4505" t="12697" r="1899" b="13316"/>
                    <a:stretch>
                      <a:fillRect/>
                    </a:stretch>
                  </pic:blipFill>
                  <pic:spPr>
                    <a:xfrm>
                      <a:off x="0" y="0"/>
                      <a:ext cx="3276573" cy="2591810"/>
                    </a:xfrm>
                    <a:prstGeom prst="rect">
                      <a:avLst/>
                    </a:prstGeom>
                  </pic:spPr>
                </pic:pic>
              </a:graphicData>
            </a:graphic>
          </wp:inline>
        </w:drawing>
      </w:r>
    </w:p>
    <w:p w14:paraId="399517EF">
      <w:pPr>
        <w:snapToGrid/>
        <w:spacing w:line="300" w:lineRule="auto"/>
        <w:ind w:firstLine="0" w:firstLineChars="0"/>
        <w:jc w:val="center"/>
        <w:rPr>
          <w:sz w:val="21"/>
          <w:szCs w:val="21"/>
        </w:rPr>
      </w:pPr>
      <w:r>
        <w:rPr>
          <w:rFonts w:hint="eastAsia"/>
          <w:sz w:val="21"/>
          <w:szCs w:val="21"/>
        </w:rPr>
        <w:t>图2</w:t>
      </w:r>
      <w:r>
        <w:rPr>
          <w:sz w:val="21"/>
          <w:szCs w:val="21"/>
        </w:rPr>
        <w:t xml:space="preserve"> </w:t>
      </w:r>
      <w:r>
        <w:rPr>
          <w:rFonts w:hint="eastAsia"/>
          <w:sz w:val="21"/>
          <w:szCs w:val="21"/>
        </w:rPr>
        <w:t>用于HAR的可穿戴传感器</w:t>
      </w:r>
    </w:p>
    <w:p w14:paraId="27C3FACD">
      <w:pPr>
        <w:spacing w:before="156" w:beforeLines="50" w:after="156" w:afterLines="50"/>
        <w:ind w:firstLine="0" w:firstLineChars="0"/>
        <w:jc w:val="left"/>
        <w:outlineLvl w:val="1"/>
        <w:rPr>
          <w:b/>
          <w:sz w:val="30"/>
          <w:szCs w:val="30"/>
        </w:rPr>
      </w:pPr>
      <w:r>
        <w:rPr>
          <w:rFonts w:hint="eastAsia"/>
          <w:b/>
          <w:sz w:val="30"/>
          <w:szCs w:val="30"/>
        </w:rPr>
        <w:t>2.1</w:t>
      </w:r>
      <w:r>
        <w:rPr>
          <w:b/>
          <w:sz w:val="30"/>
          <w:szCs w:val="30"/>
        </w:rPr>
        <w:t xml:space="preserve"> </w:t>
      </w:r>
      <w:r>
        <w:rPr>
          <w:rFonts w:hint="eastAsia"/>
          <w:b/>
          <w:sz w:val="30"/>
          <w:szCs w:val="30"/>
        </w:rPr>
        <w:t>单体可穿戴</w:t>
      </w:r>
      <w:r>
        <w:rPr>
          <w:b/>
          <w:sz w:val="30"/>
          <w:szCs w:val="30"/>
        </w:rPr>
        <w:t>传感器</w:t>
      </w:r>
    </w:p>
    <w:p w14:paraId="24794F2F">
      <w:pPr>
        <w:ind w:firstLine="0" w:firstLineChars="0"/>
        <w:outlineLvl w:val="2"/>
        <w:rPr>
          <w:b/>
          <w:bCs/>
        </w:rPr>
      </w:pPr>
      <w:r>
        <w:rPr>
          <w:rFonts w:hint="eastAsia"/>
          <w:b/>
          <w:bCs/>
        </w:rPr>
        <w:t>2.1.1 脑电波传感器</w:t>
      </w:r>
    </w:p>
    <w:p w14:paraId="5CDF8734">
      <w:pPr>
        <w:ind w:firstLine="480"/>
        <w:rPr>
          <w:lang w:bidi="ar"/>
        </w:rPr>
      </w:pPr>
      <w:r>
        <w:rPr>
          <w:rFonts w:hint="eastAsia"/>
        </w:rPr>
        <w:t>脑电波（EEG）传感器</w:t>
      </w:r>
      <w:r>
        <w:rPr>
          <w:lang w:bidi="ar"/>
        </w:rPr>
        <w:t>通过额头电极和耳夹电极采集数据，</w:t>
      </w:r>
      <w:r>
        <w:rPr>
          <w:rFonts w:hint="eastAsia"/>
          <w:lang w:bidi="ar"/>
        </w:rPr>
        <w:t>经</w:t>
      </w:r>
      <w:r>
        <w:rPr>
          <w:lang w:bidi="ar"/>
        </w:rPr>
        <w:t>脑神经元活动离子传导</w:t>
      </w:r>
      <w:r>
        <w:rPr>
          <w:rFonts w:hint="eastAsia"/>
          <w:lang w:bidi="ar"/>
        </w:rPr>
        <w:t>至</w:t>
      </w:r>
      <w:r>
        <w:rPr>
          <w:lang w:bidi="ar"/>
        </w:rPr>
        <w:t>大脑皮层，固定在头上导电电极感应到微弱的电压变化，通过差分放大</w:t>
      </w:r>
      <w:r>
        <w:rPr>
          <w:rFonts w:hint="eastAsia"/>
          <w:lang w:bidi="ar"/>
        </w:rPr>
        <w:t>、</w:t>
      </w:r>
      <w:r>
        <w:rPr>
          <w:lang w:bidi="ar"/>
        </w:rPr>
        <w:t>滤波</w:t>
      </w:r>
      <w:r>
        <w:rPr>
          <w:rFonts w:hint="eastAsia"/>
          <w:lang w:bidi="ar"/>
        </w:rPr>
        <w:t>、</w:t>
      </w:r>
      <w:r>
        <w:rPr>
          <w:lang w:bidi="ar"/>
        </w:rPr>
        <w:t>数模转换等</w:t>
      </w:r>
      <w:r>
        <w:rPr>
          <w:rFonts w:hint="eastAsia"/>
          <w:lang w:bidi="ar"/>
        </w:rPr>
        <w:t>步骤</w:t>
      </w:r>
      <w:r>
        <w:rPr>
          <w:lang w:bidi="ar"/>
        </w:rPr>
        <w:t>将电信号变成</w:t>
      </w:r>
      <w:r>
        <w:rPr>
          <w:rFonts w:hint="eastAsia"/>
          <w:lang w:bidi="ar"/>
        </w:rPr>
        <w:t>传感器</w:t>
      </w:r>
      <w:r>
        <w:rPr>
          <w:lang w:bidi="ar"/>
        </w:rPr>
        <w:t>数据</w:t>
      </w:r>
      <w:r>
        <w:rPr>
          <w:rFonts w:hint="eastAsia"/>
          <w:vertAlign w:val="superscript"/>
          <w:lang w:bidi="ar"/>
        </w:rPr>
        <w:fldChar w:fldCharType="begin"/>
      </w:r>
      <w:r>
        <w:rPr>
          <w:rFonts w:hint="eastAsia"/>
          <w:vertAlign w:val="superscript"/>
          <w:lang w:bidi="ar"/>
        </w:rPr>
        <w:instrText xml:space="preserve"> REF _Ref9698 \r \h </w:instrText>
      </w:r>
      <w:r>
        <w:rPr>
          <w:rFonts w:hint="eastAsia"/>
          <w:vertAlign w:val="superscript"/>
          <w:lang w:bidi="ar"/>
        </w:rPr>
        <w:fldChar w:fldCharType="separate"/>
      </w:r>
      <w:r>
        <w:rPr>
          <w:rFonts w:hint="eastAsia"/>
          <w:vertAlign w:val="superscript"/>
          <w:lang w:bidi="ar"/>
        </w:rPr>
        <w:t>[12]</w:t>
      </w:r>
      <w:r>
        <w:rPr>
          <w:rFonts w:hint="eastAsia"/>
          <w:vertAlign w:val="superscript"/>
          <w:lang w:bidi="ar"/>
        </w:rPr>
        <w:fldChar w:fldCharType="end"/>
      </w:r>
      <w:r>
        <w:rPr>
          <w:lang w:bidi="ar"/>
        </w:rPr>
        <w:t>。</w:t>
      </w:r>
      <w:r>
        <w:rPr>
          <w:rFonts w:hint="eastAsia"/>
        </w:rPr>
        <w:t>EEG</w:t>
      </w:r>
      <w:r>
        <w:rPr>
          <w:rFonts w:hint="eastAsia"/>
          <w:lang w:bidi="ar"/>
        </w:rPr>
        <w:t>能够反映个体的情绪、注意力、疲劳等状态，</w:t>
      </w:r>
      <w:r>
        <w:rPr>
          <w:lang w:bidi="ar"/>
        </w:rPr>
        <w:t>脑机接口可以将EEG转化为指令，控制计算机、轮椅、假肢等外部设备，实现非言语沟通或活动控制。</w:t>
      </w:r>
      <w:r>
        <w:rPr>
          <w:rFonts w:hint="eastAsia"/>
          <w:lang w:bidi="ar"/>
        </w:rPr>
        <w:t>因此，EEG传感器可以识别特定场合下的人体活动状态，相较其他传感器，EEG传感器能够更深刻地反映个体的活动状态和疲劳程度</w:t>
      </w:r>
      <w:r>
        <w:rPr>
          <w:rFonts w:hint="eastAsia"/>
          <w:vertAlign w:val="superscript"/>
          <w:lang w:bidi="ar"/>
        </w:rPr>
        <w:fldChar w:fldCharType="begin"/>
      </w:r>
      <w:r>
        <w:rPr>
          <w:rFonts w:hint="eastAsia"/>
          <w:vertAlign w:val="superscript"/>
          <w:lang w:bidi="ar"/>
        </w:rPr>
        <w:instrText xml:space="preserve"> REF _Ref9910 \r \h </w:instrText>
      </w:r>
      <w:r>
        <w:rPr>
          <w:rFonts w:hint="eastAsia"/>
          <w:vertAlign w:val="superscript"/>
          <w:lang w:bidi="ar"/>
        </w:rPr>
        <w:fldChar w:fldCharType="separate"/>
      </w:r>
      <w:r>
        <w:rPr>
          <w:rFonts w:hint="eastAsia"/>
          <w:vertAlign w:val="superscript"/>
          <w:lang w:bidi="ar"/>
        </w:rPr>
        <w:t>[13]</w:t>
      </w:r>
      <w:r>
        <w:rPr>
          <w:rFonts w:hint="eastAsia"/>
          <w:vertAlign w:val="superscript"/>
          <w:lang w:bidi="ar"/>
        </w:rPr>
        <w:fldChar w:fldCharType="end"/>
      </w:r>
      <w:r>
        <w:rPr>
          <w:rFonts w:hint="eastAsia"/>
          <w:lang w:bidi="ar"/>
        </w:rPr>
        <w:t>。但EEG传感器需要多个电极加持，同时需要导电凝胶配合，且汗液也会对微弱信号产生不利影响，因此在HAR中</w:t>
      </w:r>
      <w:r>
        <w:rPr>
          <w:lang w:bidi="ar"/>
        </w:rPr>
        <w:t>的</w:t>
      </w:r>
      <w:r>
        <w:rPr>
          <w:rFonts w:hint="eastAsia"/>
          <w:lang w:bidi="ar"/>
        </w:rPr>
        <w:t>应用时需要研发更完善的EEG传感器</w:t>
      </w:r>
      <w:r>
        <w:rPr>
          <w:rFonts w:hint="eastAsia"/>
          <w:vertAlign w:val="superscript"/>
          <w:lang w:bidi="ar"/>
        </w:rPr>
        <w:fldChar w:fldCharType="begin"/>
      </w:r>
      <w:r>
        <w:rPr>
          <w:rFonts w:hint="eastAsia"/>
          <w:vertAlign w:val="superscript"/>
          <w:lang w:bidi="ar"/>
        </w:rPr>
        <w:instrText xml:space="preserve"> REF _Ref9949 \r \h </w:instrText>
      </w:r>
      <w:r>
        <w:rPr>
          <w:rFonts w:hint="eastAsia"/>
          <w:vertAlign w:val="superscript"/>
          <w:lang w:bidi="ar"/>
        </w:rPr>
        <w:fldChar w:fldCharType="separate"/>
      </w:r>
      <w:r>
        <w:rPr>
          <w:rFonts w:hint="eastAsia"/>
          <w:vertAlign w:val="superscript"/>
          <w:lang w:bidi="ar"/>
        </w:rPr>
        <w:t>[14]</w:t>
      </w:r>
      <w:r>
        <w:rPr>
          <w:rFonts w:hint="eastAsia"/>
          <w:vertAlign w:val="superscript"/>
          <w:lang w:bidi="ar"/>
        </w:rPr>
        <w:fldChar w:fldCharType="end"/>
      </w:r>
      <w:r>
        <w:rPr>
          <w:rFonts w:hint="eastAsia"/>
          <w:lang w:bidi="ar"/>
        </w:rPr>
        <w:t>。</w:t>
      </w:r>
    </w:p>
    <w:p w14:paraId="0652BA86">
      <w:pPr>
        <w:ind w:firstLine="0" w:firstLineChars="0"/>
        <w:jc w:val="left"/>
        <w:outlineLvl w:val="2"/>
        <w:rPr>
          <w:b/>
          <w:bCs/>
        </w:rPr>
      </w:pPr>
      <w:r>
        <w:rPr>
          <w:rFonts w:hint="eastAsia"/>
          <w:b/>
          <w:bCs/>
        </w:rPr>
        <w:t>2.1.2 惯性测量单元传感器</w:t>
      </w:r>
    </w:p>
    <w:p w14:paraId="2ECA57FC">
      <w:pPr>
        <w:ind w:firstLine="480"/>
      </w:pPr>
      <w:r>
        <w:rPr>
          <w:rFonts w:hint="eastAsia"/>
        </w:rPr>
        <w:t>惯性测量单元（IMU）传感器是一种集成了加速度计、陀螺仪及包括磁力计的MEMS系统</w:t>
      </w:r>
      <w:r>
        <w:rPr>
          <w:rFonts w:hint="eastAsia"/>
          <w:vertAlign w:val="superscript"/>
        </w:rPr>
        <w:fldChar w:fldCharType="begin"/>
      </w:r>
      <w:r>
        <w:rPr>
          <w:rFonts w:hint="eastAsia"/>
          <w:vertAlign w:val="superscript"/>
        </w:rPr>
        <w:instrText xml:space="preserve"> REF _Ref10004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。具体而言，加速度计负责测量三个轴向（x、y和z轴）的加速度检测线性活动和重力效应；陀螺仪用于测量旋转活动的速度，即滚动、偏航和俯仰；磁力计的作用是探测并测量地球的磁场，用以航向角的纠正。</w:t>
      </w:r>
    </w:p>
    <w:p w14:paraId="239E25F5">
      <w:pPr>
        <w:ind w:firstLine="480"/>
      </w:pPr>
      <w:r>
        <w:rPr>
          <w:rFonts w:hint="eastAsia"/>
        </w:rPr>
        <w:t>IMU传感器数据能够还原任何时间载体的姿态，同理也</w:t>
      </w:r>
      <w:r>
        <w:t>能够</w:t>
      </w:r>
      <w:r>
        <w:rPr>
          <w:rFonts w:hint="eastAsia"/>
        </w:rPr>
        <w:t>通过稀疏人体模型关节点还原人体活动，但需要更复杂的计算和更</w:t>
      </w:r>
      <w:r>
        <w:t>大的</w:t>
      </w:r>
      <w:r>
        <w:rPr>
          <w:rFonts w:hint="eastAsia"/>
        </w:rPr>
        <w:t>累计误差</w:t>
      </w:r>
      <w:r>
        <w:rPr>
          <w:rFonts w:hint="eastAsia"/>
          <w:vertAlign w:val="superscript"/>
        </w:rPr>
        <w:fldChar w:fldCharType="begin"/>
      </w:r>
      <w:r>
        <w:rPr>
          <w:rFonts w:hint="eastAsia"/>
          <w:vertAlign w:val="superscript"/>
        </w:rPr>
        <w:instrText xml:space="preserve"> REF _Ref10053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。相较而言，HAR作为一个分类任务，对人体不同位置的IMU直接提取到的活动特征信息进行模式识别，实现不同活动类别的分类。在动作复杂情况下，需要增加IMU传感器个数和优化人体佩戴部位。</w:t>
      </w:r>
    </w:p>
    <w:p w14:paraId="0522DF74">
      <w:pPr>
        <w:ind w:firstLine="0" w:firstLineChars="0"/>
        <w:jc w:val="left"/>
        <w:outlineLvl w:val="2"/>
        <w:rPr>
          <w:b/>
          <w:bCs/>
        </w:rPr>
      </w:pPr>
      <w:r>
        <w:rPr>
          <w:rFonts w:hint="eastAsia"/>
          <w:b/>
          <w:bCs/>
        </w:rPr>
        <w:t>2.1.3 心电图</w:t>
      </w:r>
    </w:p>
    <w:p w14:paraId="25E32881">
      <w:pPr>
        <w:ind w:firstLine="480"/>
      </w:pPr>
      <w:r>
        <w:rPr>
          <w:rFonts w:hint="eastAsia"/>
        </w:rPr>
        <w:t>心电图（ECG）是监测心率时普遍采用的传感技术</w:t>
      </w:r>
      <w:r>
        <w:rPr>
          <w:rFonts w:hint="eastAsia"/>
          <w:vertAlign w:val="superscript"/>
        </w:rPr>
        <w:fldChar w:fldCharType="begin"/>
      </w:r>
      <w:r>
        <w:rPr>
          <w:rFonts w:hint="eastAsia"/>
          <w:vertAlign w:val="superscript"/>
        </w:rPr>
        <w:instrText xml:space="preserve"> REF _Ref10089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。ECG通过贴附于身体表面的电极来捕捉心脏的电生理活动。鉴于ECG能够直接测量心脏活动的电信号，通常能够提供更为精确的心率数据，因此经常被用作评估光</w:t>
      </w:r>
      <w:r>
        <w:t>电容积描记法</w:t>
      </w:r>
      <w:r>
        <w:rPr>
          <w:rFonts w:hint="eastAsia"/>
        </w:rPr>
        <w:t>（PPG）</w:t>
      </w:r>
      <w:r>
        <w:rPr>
          <w:rFonts w:hint="eastAsia"/>
          <w:vertAlign w:val="superscript"/>
        </w:rPr>
        <w:fldChar w:fldCharType="begin"/>
      </w:r>
      <w:r>
        <w:rPr>
          <w:rFonts w:hint="eastAsia"/>
          <w:vertAlign w:val="superscript"/>
        </w:rPr>
        <w:instrText xml:space="preserve"> REF _Ref10132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_Ref10135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的准确性</w:t>
      </w:r>
      <w:r>
        <w:t>。</w:t>
      </w:r>
    </w:p>
    <w:p w14:paraId="16959BA8">
      <w:pPr>
        <w:ind w:firstLine="0" w:firstLineChars="0"/>
        <w:jc w:val="left"/>
        <w:outlineLvl w:val="2"/>
      </w:pPr>
      <w:r>
        <w:rPr>
          <w:rFonts w:hint="eastAsia"/>
          <w:b/>
          <w:bCs/>
        </w:rPr>
        <w:t>2.1.</w:t>
      </w:r>
      <w:r>
        <w:rPr>
          <w:b/>
          <w:bCs/>
        </w:rPr>
        <w:t>4</w:t>
      </w:r>
      <w:r>
        <w:rPr>
          <w:rFonts w:hint="eastAsia"/>
          <w:b/>
          <w:bCs/>
        </w:rPr>
        <w:t xml:space="preserve"> 生物传感器</w:t>
      </w:r>
    </w:p>
    <w:p w14:paraId="048137C1">
      <w:pPr>
        <w:ind w:firstLine="480"/>
        <w:rPr>
          <w:rFonts w:eastAsia="宋体" w:cs="Times New Roman"/>
        </w:rPr>
      </w:pPr>
      <w:r>
        <w:rPr>
          <w:rFonts w:eastAsia="宋体" w:cs="Times New Roman"/>
          <w:bCs/>
        </w:rPr>
        <w:t>（1）肌电图（EMG）。EMG</w:t>
      </w:r>
      <w:r>
        <w:rPr>
          <w:rFonts w:hint="eastAsia" w:eastAsia="宋体" w:cs="Times New Roman"/>
        </w:rPr>
        <w:t>用于</w:t>
      </w:r>
      <w:r>
        <w:rPr>
          <w:rFonts w:eastAsia="宋体" w:cs="Times New Roman"/>
        </w:rPr>
        <w:t>测量肌肉活动和收缩过程中产生的电活动，</w:t>
      </w:r>
      <w:r>
        <w:rPr>
          <w:rFonts w:hint="eastAsia" w:eastAsia="宋体" w:cs="Times New Roman"/>
        </w:rPr>
        <w:t>能够</w:t>
      </w:r>
      <w:r>
        <w:rPr>
          <w:rFonts w:eastAsia="宋体" w:cs="Times New Roman"/>
        </w:rPr>
        <w:t>评估和诊断肌肉及活动神经元的功能状态。EMG可以</w:t>
      </w:r>
      <w:r>
        <w:rPr>
          <w:rFonts w:hint="eastAsia" w:eastAsia="宋体" w:cs="Times New Roman"/>
        </w:rPr>
        <w:t>用于</w:t>
      </w:r>
      <w:r>
        <w:rPr>
          <w:rFonts w:eastAsia="宋体" w:cs="Times New Roman"/>
        </w:rPr>
        <w:t>识别上肢活动，包括由手/腕活动引起的压缩、拉伸和扭转</w:t>
      </w:r>
      <w:r>
        <w:rPr>
          <w:rFonts w:eastAsia="宋体" w:cs="Times New Roman"/>
          <w:vertAlign w:val="superscript"/>
        </w:rPr>
        <w:fldChar w:fldCharType="begin"/>
      </w:r>
      <w:r>
        <w:rPr>
          <w:rFonts w:eastAsia="宋体" w:cs="Times New Roman"/>
          <w:vertAlign w:val="superscript"/>
        </w:rPr>
        <w:instrText xml:space="preserve"> REF _Ref10181 \r \h </w:instrText>
      </w:r>
      <w:r>
        <w:rPr>
          <w:rFonts w:eastAsia="宋体" w:cs="Times New Roman"/>
          <w:vertAlign w:val="superscript"/>
        </w:rPr>
        <w:fldChar w:fldCharType="separate"/>
      </w:r>
      <w:r>
        <w:rPr>
          <w:rFonts w:eastAsia="宋体" w:cs="Times New Roman"/>
          <w:vertAlign w:val="superscript"/>
        </w:rPr>
        <w:t>[20]</w:t>
      </w:r>
      <w:r>
        <w:rPr>
          <w:rFonts w:eastAsia="宋体" w:cs="Times New Roman"/>
          <w:vertAlign w:val="superscript"/>
        </w:rPr>
        <w:fldChar w:fldCharType="end"/>
      </w:r>
      <w:r>
        <w:rPr>
          <w:rFonts w:eastAsia="宋体" w:cs="Times New Roman"/>
        </w:rPr>
        <w:t>。EMG分为表面EMG（sEMG）和肌内EMG（iEMG）。sEMG通过皮肤上的电极阵列捕捉肌肉产生的电信号</w:t>
      </w:r>
      <w:r>
        <w:rPr>
          <w:rFonts w:hint="eastAsia" w:eastAsia="宋体" w:cs="Times New Roman"/>
        </w:rPr>
        <w:t>，</w:t>
      </w:r>
      <w:r>
        <w:rPr>
          <w:rFonts w:eastAsia="宋体" w:cs="Times New Roman"/>
        </w:rPr>
        <w:t>但sEMG信号容易受到干扰，如电极移位、肢体位置、肌肉收缩强度、概念漂移等，</w:t>
      </w:r>
      <w:r>
        <w:rPr>
          <w:rFonts w:hint="eastAsia" w:eastAsia="宋体" w:cs="Times New Roman"/>
        </w:rPr>
        <w:t>进而</w:t>
      </w:r>
      <w:r>
        <w:rPr>
          <w:rFonts w:eastAsia="宋体" w:cs="Times New Roman"/>
        </w:rPr>
        <w:t>影响手势</w:t>
      </w:r>
      <w:r>
        <w:rPr>
          <w:rFonts w:hint="eastAsia" w:eastAsia="宋体" w:cs="Times New Roman"/>
        </w:rPr>
        <w:t>的</w:t>
      </w:r>
      <w:r>
        <w:rPr>
          <w:rFonts w:eastAsia="宋体" w:cs="Times New Roman"/>
        </w:rPr>
        <w:t>分类</w:t>
      </w:r>
      <w:r>
        <w:rPr>
          <w:rFonts w:hint="eastAsia" w:eastAsia="宋体" w:cs="Times New Roman"/>
        </w:rPr>
        <w:t>和</w:t>
      </w:r>
      <w:r>
        <w:rPr>
          <w:rFonts w:eastAsia="宋体" w:cs="Times New Roman"/>
        </w:rPr>
        <w:t>回归</w:t>
      </w:r>
      <w:r>
        <w:rPr>
          <w:rFonts w:eastAsia="宋体" w:cs="Times New Roman"/>
          <w:vertAlign w:val="superscript"/>
        </w:rPr>
        <w:fldChar w:fldCharType="begin"/>
      </w:r>
      <w:r>
        <w:rPr>
          <w:rFonts w:eastAsia="宋体" w:cs="Times New Roman"/>
          <w:vertAlign w:val="superscript"/>
        </w:rPr>
        <w:instrText xml:space="preserve"> REF _Ref10227 \r \h </w:instrText>
      </w:r>
      <w:r>
        <w:rPr>
          <w:rFonts w:eastAsia="宋体" w:cs="Times New Roman"/>
          <w:vertAlign w:val="superscript"/>
        </w:rPr>
        <w:fldChar w:fldCharType="separate"/>
      </w:r>
      <w:r>
        <w:rPr>
          <w:rFonts w:eastAsia="宋体" w:cs="Times New Roman"/>
          <w:vertAlign w:val="superscript"/>
        </w:rPr>
        <w:t>[21]</w:t>
      </w:r>
      <w:r>
        <w:rPr>
          <w:rFonts w:eastAsia="宋体" w:cs="Times New Roman"/>
          <w:vertAlign w:val="superscript"/>
        </w:rPr>
        <w:fldChar w:fldCharType="end"/>
      </w:r>
      <w:r>
        <w:rPr>
          <w:rFonts w:eastAsia="宋体" w:cs="Times New Roman"/>
        </w:rPr>
        <w:t>。</w:t>
      </w:r>
    </w:p>
    <w:p w14:paraId="6C4491AC">
      <w:pPr>
        <w:ind w:firstLine="480"/>
        <w:rPr>
          <w:rFonts w:cs="Times New Roman"/>
        </w:rPr>
      </w:pPr>
      <w:r>
        <w:rPr>
          <w:rFonts w:cs="Times New Roman"/>
          <w:bCs/>
        </w:rPr>
        <w:t>（2）力肌电图（FMG）</w:t>
      </w:r>
      <w:r>
        <w:rPr>
          <w:rFonts w:hint="eastAsia" w:cs="Times New Roman"/>
          <w:bCs/>
        </w:rPr>
        <w:t>。</w:t>
      </w:r>
      <w:r>
        <w:rPr>
          <w:rFonts w:cs="Times New Roman"/>
          <w:bCs/>
        </w:rPr>
        <w:t>FMG</w:t>
      </w:r>
      <w:r>
        <w:rPr>
          <w:rFonts w:hint="eastAsia" w:cs="Times New Roman"/>
        </w:rPr>
        <w:t>利用</w:t>
      </w:r>
      <w:r>
        <w:rPr>
          <w:rFonts w:cs="Times New Roman"/>
        </w:rPr>
        <w:t>力感应元件测量皮肤表面的压力分布</w:t>
      </w:r>
      <w:r>
        <w:rPr>
          <w:rFonts w:hint="eastAsia" w:cs="Times New Roman"/>
        </w:rPr>
        <w:t>曲线</w:t>
      </w:r>
      <w:r>
        <w:rPr>
          <w:rFonts w:cs="Times New Roman"/>
        </w:rPr>
        <w:t>，这些压力曲线随着收缩量的变化而变化</w:t>
      </w:r>
      <w:r>
        <w:rPr>
          <w:rFonts w:cs="Times New Roman"/>
          <w:bCs/>
          <w:vertAlign w:val="superscript"/>
        </w:rPr>
        <w:fldChar w:fldCharType="begin"/>
      </w:r>
      <w:r>
        <w:rPr>
          <w:rFonts w:cs="Times New Roman"/>
          <w:bCs/>
          <w:vertAlign w:val="superscript"/>
        </w:rPr>
        <w:instrText xml:space="preserve"> REF _Ref10259 \r \h </w:instrText>
      </w:r>
      <w:r>
        <w:rPr>
          <w:rFonts w:cs="Times New Roman"/>
          <w:bCs/>
          <w:vertAlign w:val="superscript"/>
        </w:rPr>
        <w:fldChar w:fldCharType="separate"/>
      </w:r>
      <w:r>
        <w:rPr>
          <w:rFonts w:cs="Times New Roman"/>
          <w:bCs/>
          <w:vertAlign w:val="superscript"/>
        </w:rPr>
        <w:t>[22</w:t>
      </w:r>
      <w:r>
        <w:rPr>
          <w:rFonts w:hint="eastAsia" w:cs="Times New Roman"/>
          <w:bCs/>
          <w:vertAlign w:val="superscript"/>
        </w:rPr>
        <w:t>-23</w:t>
      </w:r>
      <w:r>
        <w:rPr>
          <w:rFonts w:cs="Times New Roman"/>
          <w:bCs/>
          <w:vertAlign w:val="superscript"/>
        </w:rPr>
        <w:t>]</w:t>
      </w:r>
      <w:r>
        <w:rPr>
          <w:rFonts w:cs="Times New Roman"/>
          <w:bCs/>
          <w:vertAlign w:val="superscript"/>
        </w:rPr>
        <w:fldChar w:fldCharType="end"/>
      </w:r>
      <w:r>
        <w:rPr>
          <w:rFonts w:cs="Times New Roman"/>
        </w:rPr>
        <w:t>。基于FMG</w:t>
      </w:r>
      <w:r>
        <w:rPr>
          <w:rFonts w:hint="eastAsia" w:cs="Times New Roman"/>
        </w:rPr>
        <w:t>的</w:t>
      </w:r>
      <w:r>
        <w:rPr>
          <w:rFonts w:cs="Times New Roman"/>
        </w:rPr>
        <w:t>模式识别</w:t>
      </w:r>
      <w:r>
        <w:rPr>
          <w:rFonts w:hint="eastAsia" w:cs="Times New Roman"/>
        </w:rPr>
        <w:t>技术具有</w:t>
      </w:r>
      <w:r>
        <w:rPr>
          <w:rFonts w:cs="Times New Roman"/>
        </w:rPr>
        <w:t>更高的离线分类精度，已被作为一种替代EMG的</w:t>
      </w:r>
      <w:r>
        <w:rPr>
          <w:rFonts w:hint="eastAsia" w:cs="Times New Roman"/>
        </w:rPr>
        <w:t>有效方法</w:t>
      </w:r>
      <w:r>
        <w:rPr>
          <w:rFonts w:cs="Times New Roman"/>
        </w:rPr>
        <w:t>。</w:t>
      </w:r>
    </w:p>
    <w:p w14:paraId="1D9553EB">
      <w:pPr>
        <w:ind w:firstLine="480"/>
        <w:rPr>
          <w:rFonts w:eastAsia="宋体" w:cs="Times New Roman"/>
        </w:rPr>
      </w:pPr>
      <w:r>
        <w:rPr>
          <w:rFonts w:cs="Times New Roman"/>
          <w:bCs/>
        </w:rPr>
        <w:t>（3）肌音信号（MMG）</w:t>
      </w:r>
      <w:r>
        <w:rPr>
          <w:rFonts w:hint="eastAsia" w:cs="Times New Roman"/>
          <w:bCs/>
        </w:rPr>
        <w:t>。</w:t>
      </w:r>
      <w:r>
        <w:rPr>
          <w:rFonts w:cs="Times New Roman"/>
          <w:bCs/>
        </w:rPr>
        <w:t>MMG</w:t>
      </w:r>
      <w:r>
        <w:rPr>
          <w:rFonts w:hint="eastAsia" w:eastAsia="宋体" w:cs="Times New Roman"/>
        </w:rPr>
        <w:t>采用</w:t>
      </w:r>
      <w:r>
        <w:rPr>
          <w:rFonts w:eastAsia="宋体" w:cs="Times New Roman"/>
        </w:rPr>
        <w:t>麦克风或加速度计来测量低频肌肉收缩和振动。例如</w:t>
      </w:r>
      <w:r>
        <w:rPr>
          <w:rFonts w:hint="eastAsia" w:eastAsia="宋体" w:cs="Times New Roman"/>
        </w:rPr>
        <w:t>，</w:t>
      </w:r>
      <w:r>
        <w:rPr>
          <w:rFonts w:eastAsia="宋体" w:cs="Times New Roman"/>
        </w:rPr>
        <w:t>大腿多通道MMG信号</w:t>
      </w:r>
      <w:r>
        <w:rPr>
          <w:rFonts w:hint="eastAsia" w:eastAsia="宋体" w:cs="Times New Roman"/>
        </w:rPr>
        <w:t>能够</w:t>
      </w:r>
      <w:r>
        <w:rPr>
          <w:rFonts w:eastAsia="宋体" w:cs="Times New Roman"/>
        </w:rPr>
        <w:t>用于检测膝关节活动，从而有助于开发用于下肢假肢的电动辅助可穿戴传感器</w:t>
      </w:r>
      <w:r>
        <w:rPr>
          <w:rFonts w:eastAsia="宋体" w:cs="Times New Roman"/>
          <w:vertAlign w:val="superscript"/>
        </w:rPr>
        <w:fldChar w:fldCharType="begin"/>
      </w:r>
      <w:r>
        <w:rPr>
          <w:rFonts w:eastAsia="宋体" w:cs="Times New Roman"/>
          <w:vertAlign w:val="superscript"/>
        </w:rPr>
        <w:instrText xml:space="preserve"> REF _Ref10302 \r \h </w:instrText>
      </w:r>
      <w:r>
        <w:rPr>
          <w:rFonts w:eastAsia="宋体" w:cs="Times New Roman"/>
          <w:vertAlign w:val="superscript"/>
        </w:rPr>
        <w:fldChar w:fldCharType="separate"/>
      </w:r>
      <w:r>
        <w:rPr>
          <w:rFonts w:eastAsia="宋体" w:cs="Times New Roman"/>
          <w:vertAlign w:val="superscript"/>
        </w:rPr>
        <w:t>[24]</w:t>
      </w:r>
      <w:r>
        <w:rPr>
          <w:rFonts w:eastAsia="宋体" w:cs="Times New Roman"/>
          <w:vertAlign w:val="superscript"/>
        </w:rPr>
        <w:fldChar w:fldCharType="end"/>
      </w:r>
      <w:r>
        <w:rPr>
          <w:rFonts w:eastAsia="宋体" w:cs="Times New Roman"/>
        </w:rPr>
        <w:t>。</w:t>
      </w:r>
      <w:r>
        <w:rPr>
          <w:rFonts w:hint="eastAsia" w:eastAsia="宋体" w:cs="Times New Roman"/>
        </w:rPr>
        <w:t>Castillo</w:t>
      </w:r>
      <w:r>
        <w:rPr>
          <w:rFonts w:eastAsia="宋体" w:cs="Times New Roman"/>
        </w:rPr>
        <w:t>等</w:t>
      </w:r>
      <w:r>
        <w:rPr>
          <w:rFonts w:eastAsia="宋体" w:cs="Times New Roman"/>
          <w:vertAlign w:val="superscript"/>
        </w:rPr>
        <w:fldChar w:fldCharType="begin"/>
      </w:r>
      <w:r>
        <w:rPr>
          <w:rFonts w:eastAsia="宋体" w:cs="Times New Roman"/>
          <w:vertAlign w:val="superscript"/>
        </w:rPr>
        <w:instrText xml:space="preserve"> REF _Ref10589 \r \h </w:instrText>
      </w:r>
      <w:r>
        <w:rPr>
          <w:rFonts w:eastAsia="宋体" w:cs="Times New Roman"/>
          <w:vertAlign w:val="superscript"/>
        </w:rPr>
        <w:fldChar w:fldCharType="separate"/>
      </w:r>
      <w:r>
        <w:rPr>
          <w:rFonts w:eastAsia="宋体" w:cs="Times New Roman"/>
          <w:vertAlign w:val="superscript"/>
        </w:rPr>
        <w:fldChar w:fldCharType="end"/>
      </w:r>
      <w:r>
        <w:rPr>
          <w:rFonts w:eastAsia="宋体" w:cs="Times New Roman"/>
        </w:rPr>
        <w:t>对手臂活动预测最高达到97%，对不同模态的识别也在86.7%~93.3%。</w:t>
      </w:r>
      <w:r>
        <w:rPr>
          <w:rFonts w:hint="eastAsia" w:cs="Times New Roman"/>
        </w:rPr>
        <w:t>图</w:t>
      </w:r>
      <w:r>
        <w:rPr>
          <w:rFonts w:cs="Times New Roman"/>
        </w:rPr>
        <w:t>3</w:t>
      </w:r>
      <w:r>
        <w:rPr>
          <w:rFonts w:hint="eastAsia" w:cs="Times New Roman"/>
        </w:rPr>
        <w:t>为（力）肌电图示意图</w:t>
      </w:r>
      <w:r>
        <w:rPr>
          <w:rFonts w:hint="eastAsia" w:eastAsia="宋体" w:cs="Times New Roman"/>
          <w:vertAlign w:val="superscript"/>
        </w:rPr>
        <w:t>[25]</w:t>
      </w:r>
      <w:r>
        <w:rPr>
          <w:rFonts w:hint="eastAsia" w:cs="Times New Roman"/>
        </w:rPr>
        <w:t>。</w:t>
      </w:r>
    </w:p>
    <w:p w14:paraId="04C12F86">
      <w:pPr>
        <w:snapToGrid/>
        <w:ind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1799590" cy="808990"/>
            <wp:effectExtent l="0" t="0" r="0" b="0"/>
            <wp:docPr id="9" name="图片 9" descr="414cec0d7b6352a4b730b1161ef5b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14cec0d7b6352a4b730b1161ef5b41"/>
                    <pic:cNvPicPr>
                      <a:picLocks noChangeAspect="1"/>
                    </pic:cNvPicPr>
                  </pic:nvPicPr>
                  <pic:blipFill>
                    <a:blip r:embed="rId17"/>
                    <a:srcRect l="16624" t="11661" r="22204" b="57765"/>
                    <a:stretch>
                      <a:fillRect/>
                    </a:stretch>
                  </pic:blipFill>
                  <pic:spPr>
                    <a:xfrm>
                      <a:off x="0" y="0"/>
                      <a:ext cx="1800000" cy="809264"/>
                    </a:xfrm>
                    <a:prstGeom prst="rect">
                      <a:avLst/>
                    </a:prstGeom>
                  </pic:spPr>
                </pic:pic>
              </a:graphicData>
            </a:graphic>
          </wp:inline>
        </w:drawing>
      </w:r>
      <w:r>
        <w:rPr>
          <w:rFonts w:hint="eastAsia" w:ascii="宋体" w:hAnsi="宋体" w:eastAsia="宋体" w:cs="宋体"/>
        </w:rPr>
        <w:drawing>
          <wp:inline distT="0" distB="0" distL="114300" distR="114300">
            <wp:extent cx="1439545" cy="1394460"/>
            <wp:effectExtent l="0" t="0" r="8255" b="0"/>
            <wp:docPr id="10" name="图片 10" descr="ea099fffda6de4d86dfa4468a8b9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a099fffda6de4d86dfa4468a8b92dc"/>
                    <pic:cNvPicPr>
                      <a:picLocks noChangeAspect="1"/>
                    </pic:cNvPicPr>
                  </pic:nvPicPr>
                  <pic:blipFill>
                    <a:blip r:embed="rId18"/>
                    <a:srcRect l="717" t="12158" r="50620" b="2146"/>
                    <a:stretch>
                      <a:fillRect/>
                    </a:stretch>
                  </pic:blipFill>
                  <pic:spPr>
                    <a:xfrm>
                      <a:off x="0" y="0"/>
                      <a:ext cx="1440000" cy="1395000"/>
                    </a:xfrm>
                    <a:prstGeom prst="rect">
                      <a:avLst/>
                    </a:prstGeom>
                  </pic:spPr>
                </pic:pic>
              </a:graphicData>
            </a:graphic>
          </wp:inline>
        </w:drawing>
      </w:r>
    </w:p>
    <w:p w14:paraId="0248D04B">
      <w:pPr>
        <w:snapToGrid/>
        <w:spacing w:line="300" w:lineRule="auto"/>
        <w:ind w:firstLine="0" w:firstLineChars="0"/>
        <w:jc w:val="center"/>
        <w:rPr>
          <w:sz w:val="21"/>
          <w:szCs w:val="21"/>
        </w:rPr>
      </w:pPr>
      <w:r>
        <w:rPr>
          <w:rFonts w:hint="eastAsia"/>
          <w:sz w:val="21"/>
          <w:szCs w:val="21"/>
        </w:rPr>
        <w:t>图</w:t>
      </w:r>
      <w:r>
        <w:rPr>
          <w:sz w:val="21"/>
          <w:szCs w:val="21"/>
        </w:rPr>
        <w:t xml:space="preserve">3 </w:t>
      </w:r>
      <w:r>
        <w:rPr>
          <w:rFonts w:hint="eastAsia"/>
          <w:sz w:val="21"/>
          <w:szCs w:val="21"/>
        </w:rPr>
        <w:t>（力）肌电图示意图</w:t>
      </w:r>
    </w:p>
    <w:p w14:paraId="3E6B91F5">
      <w:pPr>
        <w:ind w:firstLine="0" w:firstLineChars="0"/>
        <w:jc w:val="left"/>
        <w:outlineLvl w:val="2"/>
      </w:pPr>
      <w:r>
        <w:rPr>
          <w:rFonts w:hint="eastAsia"/>
          <w:b/>
          <w:bCs/>
        </w:rPr>
        <w:t>2.1.</w:t>
      </w:r>
      <w:r>
        <w:rPr>
          <w:b/>
          <w:bCs/>
        </w:rPr>
        <w:t>5</w:t>
      </w:r>
      <w:r>
        <w:rPr>
          <w:rFonts w:hint="eastAsia"/>
          <w:b/>
          <w:bCs/>
        </w:rPr>
        <w:t xml:space="preserve"> 柔性压力传感器</w:t>
      </w:r>
    </w:p>
    <w:p w14:paraId="3FCB2D23">
      <w:pPr>
        <w:ind w:firstLine="480"/>
      </w:pPr>
      <w:r>
        <w:rPr>
          <w:rFonts w:hint="eastAsia"/>
        </w:rPr>
        <w:t>手势和步态是HAR的重要分支，人体活动中关于跌倒和神经疾病引起的步态缺陷检测是亟待解决的重要问题。跌倒者在没有帮助的情况下难以自己站立，如果超过两个小时无人看管，致死率则会上升</w:t>
      </w:r>
      <w:r>
        <w:rPr>
          <w:rFonts w:hint="eastAsia"/>
          <w:vertAlign w:val="superscript"/>
        </w:rPr>
        <w:fldChar w:fldCharType="begin"/>
      </w:r>
      <w:r>
        <w:rPr>
          <w:rFonts w:hint="eastAsia"/>
          <w:vertAlign w:val="superscript"/>
        </w:rPr>
        <w:instrText xml:space="preserve"> REF _Ref12725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。此外，脑瘫、帕金森病、中风后痴呆、髌股关节疼痛综合征、膝骨关节炎及肌腱破裂等疾病均可能导致步态冻结和活动缺陷</w:t>
      </w:r>
      <w:r>
        <w:rPr>
          <w:rFonts w:hint="eastAsia"/>
          <w:vertAlign w:val="superscript"/>
        </w:rPr>
        <w:fldChar w:fldCharType="begin"/>
      </w:r>
      <w:r>
        <w:rPr>
          <w:rFonts w:hint="eastAsia"/>
          <w:vertAlign w:val="superscript"/>
        </w:rPr>
        <w:instrText xml:space="preserve"> REF _Ref12764 \r \h </w:instrText>
      </w:r>
      <w:r>
        <w:rPr>
          <w:rFonts w:hint="eastAsia"/>
          <w:vertAlign w:val="superscript"/>
        </w:rPr>
        <w:fldChar w:fldCharType="separate"/>
      </w:r>
      <w:r>
        <w:rPr>
          <w:rFonts w:hint="eastAsia"/>
          <w:vertAlign w:val="superscript"/>
        </w:rPr>
        <w:t>[26-27]</w:t>
      </w:r>
      <w:r>
        <w:rPr>
          <w:rFonts w:hint="eastAsia"/>
          <w:vertAlign w:val="superscript"/>
        </w:rPr>
        <w:fldChar w:fldCharType="end"/>
      </w:r>
      <w:r>
        <w:rPr>
          <w:rFonts w:hint="eastAsia"/>
        </w:rPr>
        <w:t>，亟待研究更有效的监测方法。柔性压力传感器是检测跌倒和步态的关键信息来源，而压力感知鞋垫已有相关产品。图4为适用于</w:t>
      </w:r>
      <w:r>
        <w:t>手</w:t>
      </w:r>
      <w:r>
        <w:rPr>
          <w:rFonts w:hint="eastAsia"/>
        </w:rPr>
        <w:t>、</w:t>
      </w:r>
      <w:r>
        <w:t>足的</w:t>
      </w:r>
      <w:r>
        <w:rPr>
          <w:rFonts w:hint="eastAsia"/>
        </w:rPr>
        <w:t>柔性压力传感器</w:t>
      </w:r>
      <w:r>
        <w:rPr>
          <w:rFonts w:hint="eastAsia"/>
          <w:vertAlign w:val="superscript"/>
        </w:rPr>
        <w:fldChar w:fldCharType="begin"/>
      </w:r>
      <w:r>
        <w:rPr>
          <w:rFonts w:hint="eastAsia"/>
          <w:vertAlign w:val="superscript"/>
        </w:rPr>
        <w:instrText xml:space="preserve"> REF _Ref12764 \r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w:t>
      </w:r>
    </w:p>
    <w:p w14:paraId="708F6CFB">
      <w:pPr>
        <w:ind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1341755" cy="1046480"/>
            <wp:effectExtent l="0" t="0" r="1270" b="1270"/>
            <wp:docPr id="3" name="图片 3" descr="030431e7ea8be4926614a76bec3d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0431e7ea8be4926614a76bec3dc78"/>
                    <pic:cNvPicPr>
                      <a:picLocks noChangeAspect="1"/>
                    </pic:cNvPicPr>
                  </pic:nvPicPr>
                  <pic:blipFill>
                    <a:blip r:embed="rId19"/>
                    <a:srcRect l="594" t="694" r="67223" b="62389"/>
                    <a:stretch>
                      <a:fillRect/>
                    </a:stretch>
                  </pic:blipFill>
                  <pic:spPr>
                    <a:xfrm>
                      <a:off x="0" y="0"/>
                      <a:ext cx="1341755" cy="1046480"/>
                    </a:xfrm>
                    <a:prstGeom prst="rect">
                      <a:avLst/>
                    </a:prstGeom>
                  </pic:spPr>
                </pic:pic>
              </a:graphicData>
            </a:graphic>
          </wp:inline>
        </w:drawing>
      </w:r>
      <w:r>
        <w:rPr>
          <w:rFonts w:hint="eastAsia" w:ascii="宋体" w:hAnsi="宋体" w:eastAsia="宋体" w:cs="宋体"/>
        </w:rPr>
        <w:drawing>
          <wp:inline distT="0" distB="0" distL="114300" distR="114300">
            <wp:extent cx="1125220" cy="1125855"/>
            <wp:effectExtent l="0" t="0" r="8255" b="7620"/>
            <wp:docPr id="12" name="图片 12" descr="6a4ce102711c350d04460702de1d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a4ce102711c350d04460702de1df4b"/>
                    <pic:cNvPicPr>
                      <a:picLocks noChangeAspect="1"/>
                    </pic:cNvPicPr>
                  </pic:nvPicPr>
                  <pic:blipFill>
                    <a:blip r:embed="rId20"/>
                    <a:srcRect t="9453" r="51493"/>
                    <a:stretch>
                      <a:fillRect/>
                    </a:stretch>
                  </pic:blipFill>
                  <pic:spPr>
                    <a:xfrm>
                      <a:off x="0" y="0"/>
                      <a:ext cx="1125220" cy="1125855"/>
                    </a:xfrm>
                    <a:prstGeom prst="rect">
                      <a:avLst/>
                    </a:prstGeom>
                  </pic:spPr>
                </pic:pic>
              </a:graphicData>
            </a:graphic>
          </wp:inline>
        </w:drawing>
      </w:r>
    </w:p>
    <w:p w14:paraId="4954CE25">
      <w:pPr>
        <w:snapToGrid/>
        <w:spacing w:line="300" w:lineRule="auto"/>
        <w:ind w:firstLine="0" w:firstLineChars="0"/>
        <w:jc w:val="center"/>
        <w:rPr>
          <w:sz w:val="21"/>
          <w:szCs w:val="21"/>
        </w:rPr>
      </w:pPr>
      <w:r>
        <w:rPr>
          <w:rFonts w:hint="eastAsia"/>
          <w:sz w:val="21"/>
          <w:szCs w:val="21"/>
        </w:rPr>
        <w:t>图</w:t>
      </w:r>
      <w:r>
        <w:rPr>
          <w:sz w:val="21"/>
          <w:szCs w:val="21"/>
        </w:rPr>
        <w:t xml:space="preserve">4 </w:t>
      </w:r>
      <w:r>
        <w:rPr>
          <w:rFonts w:hint="eastAsia"/>
          <w:sz w:val="21"/>
          <w:szCs w:val="21"/>
        </w:rPr>
        <w:t>适用于手、足的柔性压力传感器</w:t>
      </w:r>
    </w:p>
    <w:p w14:paraId="5575501C">
      <w:pPr>
        <w:spacing w:before="156" w:beforeLines="50" w:after="156" w:afterLines="50"/>
        <w:ind w:firstLine="0" w:firstLineChars="0"/>
        <w:jc w:val="left"/>
        <w:outlineLvl w:val="1"/>
        <w:rPr>
          <w:b/>
          <w:sz w:val="30"/>
          <w:szCs w:val="30"/>
        </w:rPr>
      </w:pPr>
      <w:r>
        <w:rPr>
          <w:rFonts w:hint="eastAsia"/>
          <w:b/>
          <w:sz w:val="30"/>
          <w:szCs w:val="30"/>
        </w:rPr>
        <w:t>2.</w:t>
      </w:r>
      <w:r>
        <w:rPr>
          <w:b/>
          <w:sz w:val="30"/>
          <w:szCs w:val="30"/>
        </w:rPr>
        <w:t xml:space="preserve">2 </w:t>
      </w:r>
      <w:r>
        <w:rPr>
          <w:rFonts w:hint="eastAsia"/>
          <w:b/>
          <w:sz w:val="30"/>
          <w:szCs w:val="30"/>
        </w:rPr>
        <w:t>多传感器融合系统</w:t>
      </w:r>
    </w:p>
    <w:p w14:paraId="108F26E1">
      <w:pPr>
        <w:ind w:firstLine="480"/>
      </w:pPr>
      <w:r>
        <w:rPr>
          <w:rFonts w:hint="eastAsia"/>
          <w:szCs w:val="32"/>
        </w:rPr>
        <w:t>多传感器融合系统在HAR中具有重要</w:t>
      </w:r>
      <w:r>
        <w:rPr>
          <w:szCs w:val="32"/>
        </w:rPr>
        <w:t>作用</w:t>
      </w:r>
      <w:r>
        <w:rPr>
          <w:rFonts w:hint="eastAsia"/>
          <w:szCs w:val="32"/>
        </w:rPr>
        <w:t>。该系统整合来自</w:t>
      </w:r>
      <w:r>
        <w:rPr>
          <w:rFonts w:hint="eastAsia"/>
        </w:rPr>
        <w:t>不同传感器的数据，可以提高识别的准确性和可靠性。多传感器融合系统既包括可视化数据流与非可视化数据流的融合，也包括非可视化数据之间的融合</w:t>
      </w:r>
      <w:r>
        <w:rPr>
          <w:rFonts w:hint="eastAsia"/>
          <w:vertAlign w:val="superscript"/>
        </w:rPr>
        <w:fldChar w:fldCharType="begin"/>
      </w:r>
      <w:r>
        <w:rPr>
          <w:rFonts w:hint="eastAsia"/>
          <w:vertAlign w:val="superscript"/>
        </w:rPr>
        <w:instrText xml:space="preserve"> REF _Ref12839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w:t>
      </w:r>
    </w:p>
    <w:p w14:paraId="5ED33E02">
      <w:pPr>
        <w:ind w:firstLine="0" w:firstLineChars="0"/>
        <w:outlineLvl w:val="0"/>
        <w:rPr>
          <w:b/>
          <w:bCs/>
        </w:rPr>
      </w:pPr>
      <w:r>
        <w:rPr>
          <w:b/>
          <w:bCs/>
        </w:rPr>
        <w:t xml:space="preserve">2.2.1 </w:t>
      </w:r>
      <w:r>
        <w:rPr>
          <w:rFonts w:hint="eastAsia"/>
          <w:b/>
          <w:bCs/>
        </w:rPr>
        <w:t>sEMG</w:t>
      </w:r>
      <w:r>
        <w:rPr>
          <w:rFonts w:hint="eastAsia"/>
        </w:rPr>
        <w:t>-</w:t>
      </w:r>
      <w:r>
        <w:rPr>
          <w:rFonts w:hint="eastAsia"/>
          <w:b/>
          <w:bCs/>
        </w:rPr>
        <w:t>IMU融合系统</w:t>
      </w:r>
    </w:p>
    <w:p w14:paraId="68FEBC60">
      <w:pPr>
        <w:ind w:firstLine="480"/>
      </w:pPr>
      <w:r>
        <w:rPr>
          <w:rFonts w:hint="eastAsia"/>
        </w:rPr>
        <w:t>IMU传感器在HAR应用中</w:t>
      </w:r>
      <w:r>
        <w:t>应用</w:t>
      </w:r>
      <w:r>
        <w:rPr>
          <w:rFonts w:hint="eastAsia"/>
        </w:rPr>
        <w:t>广泛，但对于区分度较低的活动，或面向局部手部、腿部较为精细的动作划分时，IMU传感器不足以完成任务。sEMG与目标肌肉的神经驱动强度间存在高度相关性，但仅利用sEMG信号不足以满足多功能HAR的实际应用。主要原因包括</w:t>
      </w:r>
      <w:r>
        <w:t>：</w:t>
      </w:r>
      <w:r>
        <w:rPr>
          <w:rFonts w:hint="eastAsia"/>
        </w:rPr>
        <w:t>1）存在活动伪影。伪影来源包括电极和皮肤之间的界面，以及连接电极和放大器的电缆伪影，这些伪影导致传感器数据和模式结果不一致；</w:t>
      </w:r>
      <w:r>
        <w:t>2</w:t>
      </w:r>
      <w:r>
        <w:rPr>
          <w:rFonts w:hint="eastAsia"/>
        </w:rPr>
        <w:t>）存在大量的自由度和上肢的非循环性质的动作。综上所述</w:t>
      </w:r>
      <w:r>
        <w:t>，</w:t>
      </w:r>
      <w:r>
        <w:rPr>
          <w:rFonts w:hint="eastAsia"/>
        </w:rPr>
        <w:t>sEMG-IMU融合系统</w:t>
      </w:r>
      <w:r>
        <w:rPr>
          <w:vertAlign w:val="superscript"/>
        </w:rPr>
        <w:fldChar w:fldCharType="begin"/>
      </w:r>
      <w:r>
        <w:rPr>
          <w:vertAlign w:val="superscript"/>
        </w:rPr>
        <w:instrText xml:space="preserve"> REF _Ref12934 \r \h </w:instrText>
      </w:r>
      <w:r>
        <w:rPr>
          <w:vertAlign w:val="superscript"/>
        </w:rPr>
        <w:fldChar w:fldCharType="separate"/>
      </w:r>
      <w:r>
        <w:rPr>
          <w:vertAlign w:val="superscript"/>
        </w:rPr>
        <w:t>[28]</w:t>
      </w:r>
      <w:r>
        <w:rPr>
          <w:vertAlign w:val="superscript"/>
        </w:rPr>
        <w:fldChar w:fldCharType="end"/>
      </w:r>
      <w:r>
        <w:rPr>
          <w:rFonts w:hint="eastAsia"/>
        </w:rPr>
        <w:t>能够提高识别精度，但在线检测中，传输延迟和对齐、以动作停顿划分动作也是识别领域的共性问题。</w:t>
      </w:r>
    </w:p>
    <w:p w14:paraId="0F8D8D10">
      <w:pPr>
        <w:ind w:firstLine="0" w:firstLineChars="0"/>
        <w:rPr>
          <w:b/>
          <w:bCs/>
        </w:rPr>
      </w:pPr>
      <w:r>
        <w:rPr>
          <w:b/>
          <w:bCs/>
        </w:rPr>
        <w:t xml:space="preserve">2.2.2 </w:t>
      </w:r>
      <w:r>
        <w:rPr>
          <w:rFonts w:hint="eastAsia"/>
          <w:b/>
          <w:bCs/>
        </w:rPr>
        <w:t>sEMG</w:t>
      </w:r>
      <w:r>
        <w:rPr>
          <w:rFonts w:hint="eastAsia"/>
        </w:rPr>
        <w:t>-</w:t>
      </w:r>
      <w:r>
        <w:rPr>
          <w:rFonts w:hint="eastAsia"/>
          <w:b/>
          <w:bCs/>
        </w:rPr>
        <w:t>FMG融合系统</w:t>
      </w:r>
    </w:p>
    <w:p w14:paraId="44695EA7">
      <w:pPr>
        <w:ind w:firstLine="480"/>
      </w:pPr>
      <w:r>
        <w:rPr>
          <w:rFonts w:hint="eastAsia"/>
        </w:rPr>
        <w:t>sEMG</w:t>
      </w:r>
      <w:r>
        <w:t>-</w:t>
      </w:r>
      <w:r>
        <w:rPr>
          <w:rFonts w:hint="eastAsia"/>
        </w:rPr>
        <w:t>FMG</w:t>
      </w:r>
      <w:r>
        <w:rPr>
          <w:rFonts w:hint="eastAsia"/>
          <w:bCs/>
        </w:rPr>
        <w:t>融合系统的</w:t>
      </w:r>
      <w:r>
        <w:rPr>
          <w:rFonts w:hint="eastAsia"/>
        </w:rPr>
        <w:t>传感臂带通用接触点，尽管异位配置很容易实现，但共位配置最有可能通过来自同一部位的不同传感器的补充信息实现更好的手部活动分类。研究表明，sEMG-FMG融合系统的跨模态学习能够提高动作识别精度，单一EMG用于手势识别的准确率为81.5%，单一FMG为80.6%，EMG-FMG的准确率最高，其精度为91.6%</w:t>
      </w:r>
      <w:r>
        <w:rPr>
          <w:rFonts w:hint="eastAsia"/>
          <w:vertAlign w:val="superscript"/>
        </w:rPr>
        <w:fldChar w:fldCharType="begin"/>
      </w:r>
      <w:r>
        <w:rPr>
          <w:rFonts w:hint="eastAsia"/>
          <w:vertAlign w:val="superscript"/>
        </w:rPr>
        <w:instrText xml:space="preserve"> REF _Ref12979 \r \h </w:instrText>
      </w:r>
      <w:r>
        <w:rPr>
          <w:vertAlign w:val="superscript"/>
        </w:rPr>
        <w:instrText xml:space="preserve"> \* MERGEFORMAT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w:t>
      </w:r>
    </w:p>
    <w:p w14:paraId="1960FD38">
      <w:pPr>
        <w:ind w:firstLine="480"/>
      </w:pPr>
      <w:r>
        <w:rPr>
          <w:rFonts w:hint="eastAsia"/>
        </w:rPr>
        <w:t>此外，研究人员探讨了包括EMG、FMG、MMG、PPG、IMU和NIRS不同组合方式用于HAR</w:t>
      </w:r>
      <w:r>
        <w:rPr>
          <w:rFonts w:hint="eastAsia"/>
          <w:vertAlign w:val="superscript"/>
        </w:rPr>
        <w:fldChar w:fldCharType="begin"/>
      </w:r>
      <w:r>
        <w:rPr>
          <w:rFonts w:hint="eastAsia"/>
          <w:vertAlign w:val="superscript"/>
        </w:rPr>
        <w:instrText xml:space="preserve"> REF _Ref13012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。研究发现，相较单一模态，多传感器融合系统组合在识别精度上表现更优，能够提升HAR的识别精度。Xia等</w:t>
      </w:r>
      <w:r>
        <w:rPr>
          <w:rFonts w:hint="eastAsia"/>
          <w:vertAlign w:val="superscript"/>
        </w:rPr>
        <w:fldChar w:fldCharType="begin"/>
      </w:r>
      <w:r>
        <w:rPr>
          <w:rFonts w:hint="eastAsia"/>
          <w:vertAlign w:val="superscript"/>
        </w:rPr>
        <w:instrText xml:space="preserve"> REF _Ref13045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指出，基于SMG传感器的便携式混合系统结合混合特征，有助于提高手部活动识别的准确性，与单独使用某一特征相比，准确率提高了20.6%。</w:t>
      </w:r>
    </w:p>
    <w:p w14:paraId="38DF0AF0">
      <w:pPr>
        <w:ind w:firstLine="480"/>
        <w:rPr>
          <w:rFonts w:hint="eastAsia" w:ascii="宋体" w:hAnsi="宋体" w:eastAsia="宋体" w:cs="宋体"/>
        </w:rPr>
      </w:pPr>
      <w:r>
        <w:rPr>
          <w:rFonts w:hint="eastAsia"/>
        </w:rPr>
        <w:t>综上所述，多传感器融合系统能够提供多维度模态的信息，从而提高HAR的精度。但多传感器融合系统也面临着诸多挑战，如实现低功耗和低延迟、</w:t>
      </w:r>
      <w:r>
        <w:rPr>
          <w:rFonts w:hint="eastAsia" w:ascii="宋体" w:hAnsi="宋体" w:eastAsia="宋体" w:cs="宋体"/>
        </w:rPr>
        <w:t>在线检测时的传输延迟和对齐及模型优化等</w:t>
      </w:r>
      <w:r>
        <w:rPr>
          <w:rFonts w:hint="eastAsia"/>
          <w:vertAlign w:val="superscript"/>
        </w:rPr>
        <w:fldChar w:fldCharType="begin"/>
      </w:r>
      <w:r>
        <w:rPr>
          <w:rFonts w:hint="eastAsia"/>
          <w:vertAlign w:val="superscript"/>
        </w:rPr>
        <w:instrText xml:space="preserve"> REF _Ref13084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ascii="宋体" w:hAnsi="宋体" w:eastAsia="宋体" w:cs="宋体"/>
        </w:rPr>
        <w:t>。</w:t>
      </w:r>
    </w:p>
    <w:p w14:paraId="5FB35880">
      <w:pPr>
        <w:spacing w:before="312" w:beforeLines="100" w:after="312" w:afterLines="100"/>
        <w:ind w:firstLine="0" w:firstLineChars="0"/>
        <w:outlineLvl w:val="0"/>
        <w:rPr>
          <w:b/>
          <w:sz w:val="32"/>
          <w:szCs w:val="32"/>
        </w:rPr>
      </w:pPr>
      <w:r>
        <w:rPr>
          <w:rFonts w:hint="eastAsia"/>
          <w:b/>
          <w:sz w:val="32"/>
          <w:szCs w:val="32"/>
        </w:rPr>
        <w:t xml:space="preserve">3 </w:t>
      </w:r>
      <w:r>
        <w:rPr>
          <w:b/>
          <w:sz w:val="32"/>
          <w:szCs w:val="32"/>
        </w:rPr>
        <w:t>HAR</w:t>
      </w:r>
      <w:r>
        <w:rPr>
          <w:rFonts w:hint="eastAsia"/>
          <w:b/>
          <w:sz w:val="32"/>
          <w:szCs w:val="32"/>
        </w:rPr>
        <w:t>数据集</w:t>
      </w:r>
    </w:p>
    <w:p w14:paraId="7E5712FE">
      <w:pPr>
        <w:spacing w:before="156" w:beforeLines="50" w:after="156" w:afterLines="50"/>
        <w:ind w:firstLine="0" w:firstLineChars="0"/>
        <w:jc w:val="left"/>
        <w:outlineLvl w:val="1"/>
        <w:rPr>
          <w:b/>
          <w:sz w:val="30"/>
          <w:szCs w:val="30"/>
        </w:rPr>
      </w:pPr>
      <w:r>
        <w:rPr>
          <w:rFonts w:hint="eastAsia"/>
          <w:b/>
          <w:sz w:val="30"/>
          <w:szCs w:val="30"/>
        </w:rPr>
        <w:t>3.1</w:t>
      </w:r>
      <w:r>
        <w:rPr>
          <w:b/>
          <w:sz w:val="30"/>
          <w:szCs w:val="30"/>
        </w:rPr>
        <w:t xml:space="preserve"> </w:t>
      </w:r>
      <w:r>
        <w:rPr>
          <w:rFonts w:hint="eastAsia"/>
          <w:b/>
          <w:sz w:val="30"/>
          <w:szCs w:val="30"/>
        </w:rPr>
        <w:t>基于惯性的HAR数据集</w:t>
      </w:r>
    </w:p>
    <w:p w14:paraId="6D809B13">
      <w:pPr>
        <w:ind w:firstLine="480"/>
      </w:pPr>
      <w:r>
        <w:rPr>
          <w:rFonts w:hint="eastAsia"/>
        </w:rPr>
        <w:t>基于惯性的HAR数据集见表1。各数据集的差异性</w:t>
      </w:r>
      <w:r>
        <w:t>体现</w:t>
      </w:r>
      <w:r>
        <w:rPr>
          <w:rFonts w:hint="eastAsia"/>
        </w:rPr>
        <w:t>在活动内容、主题类数、采样频率、活动类别、样本数、传感器类别等。其中，OPPORTUNITY数据集</w:t>
      </w:r>
      <w:r>
        <w:rPr>
          <w:rFonts w:hint="eastAsia"/>
          <w:vertAlign w:val="superscript"/>
        </w:rPr>
        <w:t>[35]</w:t>
      </w:r>
      <w:r>
        <w:rPr>
          <w:rFonts w:hint="eastAsia"/>
        </w:rPr>
        <w:t>包括人体活动和场景反馈传感器。用于HAR的可穿戴传感器包括7个9D IMU传感器，</w:t>
      </w:r>
      <w:r>
        <w:t>以及若干</w:t>
      </w:r>
      <w:r>
        <w:rPr>
          <w:rFonts w:hint="eastAsia"/>
        </w:rPr>
        <w:t>3</w:t>
      </w:r>
      <w:r>
        <w:t>D加速度计</w:t>
      </w:r>
      <w:r>
        <w:rPr>
          <w:rFonts w:hint="eastAsia"/>
        </w:rPr>
        <w:t>和</w:t>
      </w:r>
      <w:r>
        <w:t>环境传感器</w:t>
      </w:r>
      <w:r>
        <w:rPr>
          <w:rFonts w:hint="eastAsia"/>
        </w:rPr>
        <w:t>。该数据集针对HAR交互场景，实现更较为复杂。目前，基于惯性的HAR数据集体量较小，传感器</w:t>
      </w:r>
      <w:r>
        <w:t>的</w:t>
      </w:r>
      <w:r>
        <w:rPr>
          <w:rFonts w:hint="eastAsia"/>
        </w:rPr>
        <w:t>放置位置、传感器的</w:t>
      </w:r>
      <w:r>
        <w:t>采集</w:t>
      </w:r>
      <w:r>
        <w:rPr>
          <w:rFonts w:hint="eastAsia"/>
        </w:rPr>
        <w:t>精度和采集标准难以统一，需要借助迁移学习等算法克服数据集间的差异。</w:t>
      </w:r>
    </w:p>
    <w:p w14:paraId="79CA0B07">
      <w:pPr>
        <w:snapToGrid/>
        <w:spacing w:line="300" w:lineRule="auto"/>
        <w:ind w:firstLine="0" w:firstLineChars="0"/>
        <w:jc w:val="center"/>
        <w:rPr>
          <w:sz w:val="21"/>
          <w:szCs w:val="21"/>
        </w:rPr>
      </w:pPr>
      <w:r>
        <w:rPr>
          <w:rFonts w:hint="eastAsia"/>
          <w:sz w:val="21"/>
          <w:szCs w:val="21"/>
        </w:rPr>
        <w:t>表1 基于惯性的人体活动识别数据集</w:t>
      </w:r>
    </w:p>
    <w:tbl>
      <w:tblPr>
        <w:tblStyle w:val="10"/>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34"/>
        <w:gridCol w:w="1012"/>
        <w:gridCol w:w="992"/>
        <w:gridCol w:w="1064"/>
        <w:gridCol w:w="870"/>
        <w:gridCol w:w="1230"/>
        <w:gridCol w:w="1786"/>
      </w:tblGrid>
      <w:tr w14:paraId="27C2C8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op w:val="single" w:color="auto" w:sz="4" w:space="0"/>
              <w:bottom w:val="single" w:color="auto" w:sz="4" w:space="0"/>
            </w:tcBorders>
            <w:shd w:val="clear" w:color="auto" w:fill="auto"/>
            <w:vAlign w:val="center"/>
          </w:tcPr>
          <w:p w14:paraId="571617B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数据集</w:t>
            </w:r>
          </w:p>
        </w:tc>
        <w:tc>
          <w:tcPr>
            <w:tcW w:w="1012" w:type="dxa"/>
            <w:tcBorders>
              <w:top w:val="single" w:color="auto" w:sz="4" w:space="0"/>
              <w:bottom w:val="single" w:color="auto" w:sz="4" w:space="0"/>
            </w:tcBorders>
            <w:shd w:val="clear" w:color="auto" w:fill="auto"/>
            <w:vAlign w:val="center"/>
          </w:tcPr>
          <w:p w14:paraId="05995B7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内容</w:t>
            </w:r>
          </w:p>
        </w:tc>
        <w:tc>
          <w:tcPr>
            <w:tcW w:w="992" w:type="dxa"/>
            <w:tcBorders>
              <w:top w:val="single" w:color="auto" w:sz="4" w:space="0"/>
              <w:bottom w:val="single" w:color="auto" w:sz="4" w:space="0"/>
            </w:tcBorders>
            <w:shd w:val="clear" w:color="auto" w:fill="auto"/>
            <w:vAlign w:val="center"/>
          </w:tcPr>
          <w:p w14:paraId="6755D73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主题</w:t>
            </w:r>
            <w:r>
              <w:rPr>
                <w:rFonts w:hint="eastAsia" w:eastAsia="宋体" w:cs="Times New Roman"/>
                <w:color w:val="000000"/>
                <w:kern w:val="0"/>
                <w:sz w:val="18"/>
                <w:szCs w:val="18"/>
                <w:lang w:bidi="ar"/>
              </w:rPr>
              <w:t>（个）</w:t>
            </w:r>
          </w:p>
        </w:tc>
        <w:tc>
          <w:tcPr>
            <w:tcW w:w="1064" w:type="dxa"/>
            <w:tcBorders>
              <w:top w:val="single" w:color="auto" w:sz="4" w:space="0"/>
              <w:bottom w:val="single" w:color="auto" w:sz="4" w:space="0"/>
            </w:tcBorders>
            <w:shd w:val="clear" w:color="auto" w:fill="auto"/>
            <w:vAlign w:val="center"/>
          </w:tcPr>
          <w:p w14:paraId="632E38A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采样频率</w:t>
            </w:r>
            <w:r>
              <w:rPr>
                <w:rFonts w:hint="eastAsia" w:eastAsia="宋体" w:cs="Times New Roman"/>
                <w:color w:val="000000"/>
                <w:kern w:val="0"/>
                <w:sz w:val="18"/>
                <w:szCs w:val="18"/>
                <w:lang w:bidi="ar"/>
              </w:rPr>
              <w:t>/Hz</w:t>
            </w:r>
          </w:p>
        </w:tc>
        <w:tc>
          <w:tcPr>
            <w:tcW w:w="0" w:type="auto"/>
            <w:tcBorders>
              <w:top w:val="single" w:color="auto" w:sz="4" w:space="0"/>
              <w:bottom w:val="single" w:color="auto" w:sz="4" w:space="0"/>
            </w:tcBorders>
            <w:shd w:val="clear" w:color="auto" w:fill="auto"/>
            <w:vAlign w:val="center"/>
          </w:tcPr>
          <w:p w14:paraId="7F40A9D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活动类别</w:t>
            </w:r>
          </w:p>
        </w:tc>
        <w:tc>
          <w:tcPr>
            <w:tcW w:w="0" w:type="auto"/>
            <w:tcBorders>
              <w:top w:val="single" w:color="auto" w:sz="4" w:space="0"/>
              <w:bottom w:val="single" w:color="auto" w:sz="4" w:space="0"/>
            </w:tcBorders>
            <w:shd w:val="clear" w:color="auto" w:fill="auto"/>
            <w:vAlign w:val="center"/>
          </w:tcPr>
          <w:p w14:paraId="6EC1C13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样本数</w:t>
            </w:r>
            <w:r>
              <w:rPr>
                <w:rFonts w:hint="eastAsia" w:eastAsia="宋体" w:cs="Times New Roman"/>
                <w:color w:val="000000"/>
                <w:kern w:val="0"/>
                <w:sz w:val="18"/>
                <w:szCs w:val="18"/>
                <w:lang w:bidi="ar"/>
              </w:rPr>
              <w:t>（个）</w:t>
            </w:r>
          </w:p>
        </w:tc>
        <w:tc>
          <w:tcPr>
            <w:tcW w:w="0" w:type="auto"/>
            <w:tcBorders>
              <w:top w:val="single" w:color="auto" w:sz="4" w:space="0"/>
              <w:bottom w:val="single" w:color="auto" w:sz="4" w:space="0"/>
            </w:tcBorders>
            <w:shd w:val="clear" w:color="auto" w:fill="auto"/>
            <w:vAlign w:val="center"/>
          </w:tcPr>
          <w:p w14:paraId="1A1EB99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传感器</w:t>
            </w:r>
            <w:r>
              <w:rPr>
                <w:rFonts w:hint="eastAsia" w:eastAsia="宋体" w:cs="Times New Roman"/>
                <w:color w:val="000000"/>
                <w:kern w:val="0"/>
                <w:sz w:val="18"/>
                <w:szCs w:val="18"/>
                <w:lang w:bidi="ar"/>
              </w:rPr>
              <w:t>类别</w:t>
            </w:r>
          </w:p>
        </w:tc>
      </w:tr>
      <w:tr w14:paraId="18EF52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0" w:type="auto"/>
            <w:tcBorders>
              <w:top w:val="single" w:color="auto" w:sz="4" w:space="0"/>
              <w:tl2br w:val="nil"/>
              <w:tr2bl w:val="nil"/>
            </w:tcBorders>
            <w:shd w:val="clear" w:color="auto" w:fill="auto"/>
            <w:vAlign w:val="center"/>
          </w:tcPr>
          <w:p w14:paraId="76A0E5E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OPPORTUNITY</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_Ref13130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[33]</w:t>
            </w:r>
            <w:r>
              <w:rPr>
                <w:rFonts w:eastAsia="宋体" w:cs="Times New Roman"/>
                <w:color w:val="000000"/>
                <w:kern w:val="0"/>
                <w:sz w:val="18"/>
                <w:szCs w:val="18"/>
                <w:vertAlign w:val="superscript"/>
                <w:lang w:bidi="ar"/>
              </w:rPr>
              <w:fldChar w:fldCharType="end"/>
            </w:r>
          </w:p>
        </w:tc>
        <w:tc>
          <w:tcPr>
            <w:tcW w:w="1012" w:type="dxa"/>
            <w:tcBorders>
              <w:top w:val="single" w:color="auto" w:sz="4" w:space="0"/>
              <w:tl2br w:val="nil"/>
              <w:tr2bl w:val="nil"/>
            </w:tcBorders>
            <w:shd w:val="clear" w:color="auto" w:fill="auto"/>
            <w:vAlign w:val="center"/>
          </w:tcPr>
          <w:p w14:paraId="159FE4E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op w:val="single" w:color="auto" w:sz="4" w:space="0"/>
              <w:tl2br w:val="nil"/>
              <w:tr2bl w:val="nil"/>
            </w:tcBorders>
            <w:shd w:val="clear" w:color="auto" w:fill="auto"/>
            <w:vAlign w:val="center"/>
          </w:tcPr>
          <w:p w14:paraId="321CFE4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w:t>
            </w:r>
          </w:p>
        </w:tc>
        <w:tc>
          <w:tcPr>
            <w:tcW w:w="1064" w:type="dxa"/>
            <w:tcBorders>
              <w:top w:val="single" w:color="auto" w:sz="4" w:space="0"/>
              <w:tl2br w:val="nil"/>
              <w:tr2bl w:val="nil"/>
            </w:tcBorders>
            <w:shd w:val="clear" w:color="auto" w:fill="auto"/>
            <w:vAlign w:val="center"/>
          </w:tcPr>
          <w:p w14:paraId="1D53E8E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32</w:t>
            </w:r>
          </w:p>
        </w:tc>
        <w:tc>
          <w:tcPr>
            <w:tcW w:w="0" w:type="auto"/>
            <w:tcBorders>
              <w:top w:val="single" w:color="auto" w:sz="4" w:space="0"/>
              <w:tl2br w:val="nil"/>
              <w:tr2bl w:val="nil"/>
            </w:tcBorders>
            <w:shd w:val="clear" w:color="auto" w:fill="auto"/>
            <w:vAlign w:val="center"/>
          </w:tcPr>
          <w:p w14:paraId="37198F4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16</w:t>
            </w:r>
          </w:p>
        </w:tc>
        <w:tc>
          <w:tcPr>
            <w:tcW w:w="0" w:type="auto"/>
            <w:tcBorders>
              <w:top w:val="single" w:color="auto" w:sz="4" w:space="0"/>
              <w:tl2br w:val="nil"/>
              <w:tr2bl w:val="nil"/>
            </w:tcBorders>
            <w:shd w:val="clear" w:color="auto" w:fill="auto"/>
            <w:vAlign w:val="center"/>
          </w:tcPr>
          <w:p w14:paraId="6A9954B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701 366</w:t>
            </w:r>
          </w:p>
        </w:tc>
        <w:tc>
          <w:tcPr>
            <w:tcW w:w="0" w:type="auto"/>
            <w:tcBorders>
              <w:top w:val="single" w:color="auto" w:sz="4" w:space="0"/>
              <w:tl2br w:val="nil"/>
              <w:tr2bl w:val="nil"/>
            </w:tcBorders>
            <w:shd w:val="clear" w:color="auto" w:fill="auto"/>
            <w:vAlign w:val="center"/>
          </w:tcPr>
          <w:p w14:paraId="1754528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r>
              <w:rPr>
                <w:rFonts w:hint="eastAsia" w:eastAsia="宋体" w:cs="Times New Roman"/>
                <w:color w:val="000000"/>
                <w:kern w:val="0"/>
                <w:sz w:val="18"/>
                <w:szCs w:val="18"/>
                <w:lang w:bidi="ar"/>
              </w:rPr>
              <w:t>、</w:t>
            </w:r>
            <w:r>
              <w:rPr>
                <w:rFonts w:eastAsia="宋体" w:cs="Times New Roman"/>
                <w:color w:val="000000"/>
                <w:kern w:val="0"/>
                <w:sz w:val="18"/>
                <w:szCs w:val="18"/>
                <w:lang w:bidi="ar"/>
              </w:rPr>
              <w:t>M</w:t>
            </w:r>
            <w:r>
              <w:rPr>
                <w:rFonts w:hint="eastAsia" w:eastAsia="宋体" w:cs="Times New Roman"/>
                <w:color w:val="000000"/>
                <w:kern w:val="0"/>
                <w:sz w:val="18"/>
                <w:szCs w:val="18"/>
                <w:lang w:bidi="ar"/>
              </w:rPr>
              <w:t>、</w:t>
            </w:r>
            <w:r>
              <w:rPr>
                <w:rFonts w:eastAsia="宋体" w:cs="Times New Roman"/>
                <w:color w:val="000000"/>
                <w:kern w:val="0"/>
                <w:sz w:val="18"/>
                <w:szCs w:val="18"/>
                <w:lang w:bidi="ar"/>
              </w:rPr>
              <w:t>O</w:t>
            </w:r>
            <w:r>
              <w:rPr>
                <w:rFonts w:hint="eastAsia" w:eastAsia="宋体" w:cs="Times New Roman"/>
                <w:color w:val="000000"/>
                <w:kern w:val="0"/>
                <w:sz w:val="18"/>
                <w:szCs w:val="18"/>
                <w:lang w:bidi="ar"/>
              </w:rPr>
              <w:t>、</w:t>
            </w: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M</w:t>
            </w:r>
          </w:p>
        </w:tc>
      </w:tr>
      <w:tr w14:paraId="185F510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9" w:hRule="atLeast"/>
        </w:trPr>
        <w:tc>
          <w:tcPr>
            <w:tcW w:w="0" w:type="auto"/>
            <w:tcBorders>
              <w:tl2br w:val="nil"/>
              <w:tr2bl w:val="nil"/>
            </w:tcBorders>
            <w:shd w:val="clear" w:color="auto" w:fill="auto"/>
            <w:vAlign w:val="center"/>
          </w:tcPr>
          <w:p w14:paraId="3036EE7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Skoda Mini Checkpoint</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_Ref13156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[34]</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4667CFD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工厂活动</w:t>
            </w:r>
          </w:p>
        </w:tc>
        <w:tc>
          <w:tcPr>
            <w:tcW w:w="992" w:type="dxa"/>
            <w:tcBorders>
              <w:tl2br w:val="nil"/>
              <w:tr2bl w:val="nil"/>
            </w:tcBorders>
            <w:shd w:val="clear" w:color="auto" w:fill="auto"/>
            <w:vAlign w:val="center"/>
          </w:tcPr>
          <w:p w14:paraId="179CEE7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w:t>
            </w:r>
          </w:p>
        </w:tc>
        <w:tc>
          <w:tcPr>
            <w:tcW w:w="1064" w:type="dxa"/>
            <w:tcBorders>
              <w:tl2br w:val="nil"/>
              <w:tr2bl w:val="nil"/>
            </w:tcBorders>
            <w:shd w:val="clear" w:color="auto" w:fill="auto"/>
            <w:vAlign w:val="center"/>
          </w:tcPr>
          <w:p w14:paraId="7A759ED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96</w:t>
            </w:r>
          </w:p>
        </w:tc>
        <w:tc>
          <w:tcPr>
            <w:tcW w:w="0" w:type="auto"/>
            <w:tcBorders>
              <w:tl2br w:val="nil"/>
              <w:tr2bl w:val="nil"/>
            </w:tcBorders>
            <w:shd w:val="clear" w:color="auto" w:fill="auto"/>
            <w:vAlign w:val="center"/>
          </w:tcPr>
          <w:p w14:paraId="0D5B030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w:t>
            </w:r>
          </w:p>
        </w:tc>
        <w:tc>
          <w:tcPr>
            <w:tcW w:w="0" w:type="auto"/>
            <w:tcBorders>
              <w:tl2br w:val="nil"/>
              <w:tr2bl w:val="nil"/>
            </w:tcBorders>
            <w:shd w:val="clear" w:color="auto" w:fill="auto"/>
            <w:vAlign w:val="center"/>
          </w:tcPr>
          <w:p w14:paraId="77911A6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22 000</w:t>
            </w:r>
          </w:p>
        </w:tc>
        <w:tc>
          <w:tcPr>
            <w:tcW w:w="0" w:type="auto"/>
            <w:tcBorders>
              <w:tl2br w:val="nil"/>
              <w:tr2bl w:val="nil"/>
            </w:tcBorders>
            <w:shd w:val="clear" w:color="auto" w:fill="auto"/>
            <w:vAlign w:val="center"/>
          </w:tcPr>
          <w:p w14:paraId="14AEFE5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p>
        </w:tc>
      </w:tr>
      <w:tr w14:paraId="441E9C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0" w:type="auto"/>
            <w:tcBorders>
              <w:tl2br w:val="nil"/>
              <w:tr2bl w:val="nil"/>
            </w:tcBorders>
            <w:shd w:val="clear" w:color="auto" w:fill="auto"/>
            <w:vAlign w:val="center"/>
          </w:tcPr>
          <w:p w14:paraId="1BB5419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UCI Smartphone</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_Ref184913012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[35]</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13A1AD2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3C7C513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30</w:t>
            </w:r>
          </w:p>
        </w:tc>
        <w:tc>
          <w:tcPr>
            <w:tcW w:w="1064" w:type="dxa"/>
            <w:tcBorders>
              <w:tl2br w:val="nil"/>
              <w:tr2bl w:val="nil"/>
            </w:tcBorders>
            <w:shd w:val="clear" w:color="auto" w:fill="auto"/>
            <w:vAlign w:val="center"/>
          </w:tcPr>
          <w:p w14:paraId="0845611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50</w:t>
            </w:r>
          </w:p>
        </w:tc>
        <w:tc>
          <w:tcPr>
            <w:tcW w:w="0" w:type="auto"/>
            <w:tcBorders>
              <w:tl2br w:val="nil"/>
              <w:tr2bl w:val="nil"/>
            </w:tcBorders>
            <w:shd w:val="clear" w:color="auto" w:fill="auto"/>
            <w:vAlign w:val="center"/>
          </w:tcPr>
          <w:p w14:paraId="68AB41B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0" w:type="auto"/>
            <w:tcBorders>
              <w:tl2br w:val="nil"/>
              <w:tr2bl w:val="nil"/>
            </w:tcBorders>
            <w:shd w:val="clear" w:color="auto" w:fill="auto"/>
            <w:vAlign w:val="center"/>
          </w:tcPr>
          <w:p w14:paraId="0D05F64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10 299</w:t>
            </w:r>
          </w:p>
        </w:tc>
        <w:tc>
          <w:tcPr>
            <w:tcW w:w="0" w:type="auto"/>
            <w:tcBorders>
              <w:tl2br w:val="nil"/>
              <w:tr2bl w:val="nil"/>
            </w:tcBorders>
            <w:shd w:val="clear" w:color="auto" w:fill="auto"/>
            <w:vAlign w:val="center"/>
          </w:tcPr>
          <w:p w14:paraId="38C6F7D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p>
        </w:tc>
      </w:tr>
      <w:tr w14:paraId="5CBD885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l2br w:val="nil"/>
              <w:tr2bl w:val="nil"/>
            </w:tcBorders>
            <w:shd w:val="clear" w:color="auto" w:fill="auto"/>
            <w:vAlign w:val="center"/>
          </w:tcPr>
          <w:p w14:paraId="6579845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PAMAP2</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_Ref184913021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[36]</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01D766D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3F91CA8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9</w:t>
            </w:r>
          </w:p>
        </w:tc>
        <w:tc>
          <w:tcPr>
            <w:tcW w:w="1064" w:type="dxa"/>
            <w:tcBorders>
              <w:tl2br w:val="nil"/>
              <w:tr2bl w:val="nil"/>
            </w:tcBorders>
            <w:shd w:val="clear" w:color="auto" w:fill="auto"/>
            <w:vAlign w:val="center"/>
          </w:tcPr>
          <w:p w14:paraId="5714921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w:t>
            </w:r>
          </w:p>
        </w:tc>
        <w:tc>
          <w:tcPr>
            <w:tcW w:w="0" w:type="auto"/>
            <w:tcBorders>
              <w:tl2br w:val="nil"/>
              <w:tr2bl w:val="nil"/>
            </w:tcBorders>
            <w:shd w:val="clear" w:color="auto" w:fill="auto"/>
            <w:vAlign w:val="center"/>
          </w:tcPr>
          <w:p w14:paraId="4B363BE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18</w:t>
            </w:r>
          </w:p>
        </w:tc>
        <w:tc>
          <w:tcPr>
            <w:tcW w:w="0" w:type="auto"/>
            <w:tcBorders>
              <w:tl2br w:val="nil"/>
              <w:tr2bl w:val="nil"/>
            </w:tcBorders>
            <w:shd w:val="clear" w:color="auto" w:fill="auto"/>
            <w:vAlign w:val="center"/>
          </w:tcPr>
          <w:p w14:paraId="7AA5C15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2 844 868</w:t>
            </w:r>
          </w:p>
        </w:tc>
        <w:tc>
          <w:tcPr>
            <w:tcW w:w="0" w:type="auto"/>
            <w:tcBorders>
              <w:tl2br w:val="nil"/>
              <w:tr2bl w:val="nil"/>
            </w:tcBorders>
            <w:shd w:val="clear" w:color="auto" w:fill="auto"/>
            <w:vAlign w:val="center"/>
          </w:tcPr>
          <w:p w14:paraId="43F658E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r>
              <w:rPr>
                <w:rFonts w:hint="eastAsia" w:eastAsia="宋体" w:cs="Times New Roman"/>
                <w:color w:val="000000"/>
                <w:kern w:val="0"/>
                <w:sz w:val="18"/>
                <w:szCs w:val="18"/>
                <w:lang w:bidi="ar"/>
              </w:rPr>
              <w:t>、</w:t>
            </w:r>
            <w:r>
              <w:rPr>
                <w:rFonts w:eastAsia="宋体" w:cs="Times New Roman"/>
                <w:color w:val="000000"/>
                <w:kern w:val="0"/>
                <w:sz w:val="18"/>
                <w:szCs w:val="18"/>
                <w:lang w:bidi="ar"/>
              </w:rPr>
              <w:t>M</w:t>
            </w:r>
          </w:p>
        </w:tc>
      </w:tr>
      <w:tr w14:paraId="75F9458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l2br w:val="nil"/>
              <w:tr2bl w:val="nil"/>
            </w:tcBorders>
            <w:shd w:val="clear" w:color="auto" w:fill="auto"/>
            <w:vAlign w:val="center"/>
          </w:tcPr>
          <w:p w14:paraId="6E240CB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USC-had</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_Ref184913028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[37]</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7809325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13DCBCF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14</w:t>
            </w:r>
          </w:p>
        </w:tc>
        <w:tc>
          <w:tcPr>
            <w:tcW w:w="1064" w:type="dxa"/>
            <w:tcBorders>
              <w:tl2br w:val="nil"/>
              <w:tr2bl w:val="nil"/>
            </w:tcBorders>
            <w:shd w:val="clear" w:color="auto" w:fill="auto"/>
            <w:vAlign w:val="center"/>
          </w:tcPr>
          <w:p w14:paraId="164A6B0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w:t>
            </w:r>
          </w:p>
        </w:tc>
        <w:tc>
          <w:tcPr>
            <w:tcW w:w="0" w:type="auto"/>
            <w:tcBorders>
              <w:tl2br w:val="nil"/>
              <w:tr2bl w:val="nil"/>
            </w:tcBorders>
            <w:shd w:val="clear" w:color="auto" w:fill="auto"/>
            <w:vAlign w:val="center"/>
          </w:tcPr>
          <w:p w14:paraId="3FF9E6A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12</w:t>
            </w:r>
          </w:p>
        </w:tc>
        <w:tc>
          <w:tcPr>
            <w:tcW w:w="0" w:type="auto"/>
            <w:tcBorders>
              <w:tl2br w:val="nil"/>
              <w:tr2bl w:val="nil"/>
            </w:tcBorders>
            <w:shd w:val="clear" w:color="auto" w:fill="auto"/>
            <w:vAlign w:val="center"/>
          </w:tcPr>
          <w:p w14:paraId="71137EF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2 520 000</w:t>
            </w:r>
          </w:p>
        </w:tc>
        <w:tc>
          <w:tcPr>
            <w:tcW w:w="0" w:type="auto"/>
            <w:tcBorders>
              <w:tl2br w:val="nil"/>
              <w:tr2bl w:val="nil"/>
            </w:tcBorders>
            <w:shd w:val="clear" w:color="auto" w:fill="auto"/>
            <w:vAlign w:val="center"/>
          </w:tcPr>
          <w:p w14:paraId="13F9ECA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p>
        </w:tc>
      </w:tr>
      <w:tr w14:paraId="7BDDBD4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l2br w:val="nil"/>
              <w:tr2bl w:val="nil"/>
            </w:tcBorders>
            <w:shd w:val="clear" w:color="auto" w:fill="auto"/>
            <w:vAlign w:val="center"/>
          </w:tcPr>
          <w:p w14:paraId="76EDD52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WISDM</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_Ref184913036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[38]</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1D16926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05FC636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29</w:t>
            </w:r>
          </w:p>
        </w:tc>
        <w:tc>
          <w:tcPr>
            <w:tcW w:w="1064" w:type="dxa"/>
            <w:tcBorders>
              <w:tl2br w:val="nil"/>
              <w:tr2bl w:val="nil"/>
            </w:tcBorders>
            <w:shd w:val="clear" w:color="auto" w:fill="auto"/>
            <w:vAlign w:val="center"/>
          </w:tcPr>
          <w:p w14:paraId="3E7E06F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w:t>
            </w:r>
          </w:p>
        </w:tc>
        <w:tc>
          <w:tcPr>
            <w:tcW w:w="0" w:type="auto"/>
            <w:tcBorders>
              <w:tl2br w:val="nil"/>
              <w:tr2bl w:val="nil"/>
            </w:tcBorders>
            <w:shd w:val="clear" w:color="auto" w:fill="auto"/>
            <w:vAlign w:val="center"/>
          </w:tcPr>
          <w:p w14:paraId="03DCF89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0" w:type="auto"/>
            <w:tcBorders>
              <w:tl2br w:val="nil"/>
              <w:tr2bl w:val="nil"/>
            </w:tcBorders>
            <w:shd w:val="clear" w:color="auto" w:fill="auto"/>
            <w:vAlign w:val="center"/>
          </w:tcPr>
          <w:p w14:paraId="4F394C5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1 098 207</w:t>
            </w:r>
          </w:p>
        </w:tc>
        <w:tc>
          <w:tcPr>
            <w:tcW w:w="0" w:type="auto"/>
            <w:tcBorders>
              <w:tl2br w:val="nil"/>
              <w:tr2bl w:val="nil"/>
            </w:tcBorders>
            <w:shd w:val="clear" w:color="auto" w:fill="auto"/>
            <w:vAlign w:val="center"/>
          </w:tcPr>
          <w:p w14:paraId="643261C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p>
        </w:tc>
      </w:tr>
      <w:tr w14:paraId="0AECB33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l2br w:val="nil"/>
              <w:tr2bl w:val="nil"/>
            </w:tcBorders>
            <w:shd w:val="clear" w:color="auto" w:fill="auto"/>
            <w:vAlign w:val="center"/>
          </w:tcPr>
          <w:p w14:paraId="04B3FAA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DSADS</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_Ref184913042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[39]</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07A4B89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554AF28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8</w:t>
            </w:r>
          </w:p>
        </w:tc>
        <w:tc>
          <w:tcPr>
            <w:tcW w:w="1064" w:type="dxa"/>
            <w:tcBorders>
              <w:tl2br w:val="nil"/>
              <w:tr2bl w:val="nil"/>
            </w:tcBorders>
            <w:shd w:val="clear" w:color="auto" w:fill="auto"/>
            <w:vAlign w:val="center"/>
          </w:tcPr>
          <w:p w14:paraId="3746947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25</w:t>
            </w:r>
          </w:p>
        </w:tc>
        <w:tc>
          <w:tcPr>
            <w:tcW w:w="0" w:type="auto"/>
            <w:tcBorders>
              <w:tl2br w:val="nil"/>
              <w:tr2bl w:val="nil"/>
            </w:tcBorders>
            <w:shd w:val="clear" w:color="auto" w:fill="auto"/>
            <w:vAlign w:val="center"/>
          </w:tcPr>
          <w:p w14:paraId="29BB2D6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19</w:t>
            </w:r>
          </w:p>
        </w:tc>
        <w:tc>
          <w:tcPr>
            <w:tcW w:w="0" w:type="auto"/>
            <w:tcBorders>
              <w:tl2br w:val="nil"/>
              <w:tr2bl w:val="nil"/>
            </w:tcBorders>
            <w:shd w:val="clear" w:color="auto" w:fill="auto"/>
            <w:vAlign w:val="center"/>
          </w:tcPr>
          <w:p w14:paraId="0CCA299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1 140 000</w:t>
            </w:r>
          </w:p>
        </w:tc>
        <w:tc>
          <w:tcPr>
            <w:tcW w:w="0" w:type="auto"/>
            <w:tcBorders>
              <w:tl2br w:val="nil"/>
              <w:tr2bl w:val="nil"/>
            </w:tcBorders>
            <w:shd w:val="clear" w:color="auto" w:fill="auto"/>
            <w:vAlign w:val="center"/>
          </w:tcPr>
          <w:p w14:paraId="42A9E61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r>
              <w:rPr>
                <w:rFonts w:hint="eastAsia" w:eastAsia="宋体" w:cs="Times New Roman"/>
                <w:color w:val="000000"/>
                <w:kern w:val="0"/>
                <w:sz w:val="18"/>
                <w:szCs w:val="18"/>
                <w:lang w:bidi="ar"/>
              </w:rPr>
              <w:t>、</w:t>
            </w:r>
            <w:r>
              <w:rPr>
                <w:rFonts w:eastAsia="宋体" w:cs="Times New Roman"/>
                <w:color w:val="000000"/>
                <w:kern w:val="0"/>
                <w:sz w:val="18"/>
                <w:szCs w:val="18"/>
                <w:lang w:bidi="ar"/>
              </w:rPr>
              <w:t>M</w:t>
            </w:r>
          </w:p>
        </w:tc>
      </w:tr>
      <w:tr w14:paraId="6E563AC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0" w:type="auto"/>
            <w:tcBorders>
              <w:tl2br w:val="nil"/>
              <w:tr2bl w:val="nil"/>
            </w:tcBorders>
            <w:shd w:val="clear" w:color="auto" w:fill="auto"/>
            <w:vAlign w:val="center"/>
          </w:tcPr>
          <w:p w14:paraId="35A4C51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Darmstadt Daily Routines</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_Ref184913050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[40]</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0D29B0F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1377A52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w:t>
            </w:r>
          </w:p>
        </w:tc>
        <w:tc>
          <w:tcPr>
            <w:tcW w:w="1064" w:type="dxa"/>
            <w:tcBorders>
              <w:tl2br w:val="nil"/>
              <w:tr2bl w:val="nil"/>
            </w:tcBorders>
            <w:shd w:val="clear" w:color="auto" w:fill="auto"/>
            <w:vAlign w:val="center"/>
          </w:tcPr>
          <w:p w14:paraId="700717A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w:t>
            </w:r>
          </w:p>
        </w:tc>
        <w:tc>
          <w:tcPr>
            <w:tcW w:w="0" w:type="auto"/>
            <w:tcBorders>
              <w:tl2br w:val="nil"/>
              <w:tr2bl w:val="nil"/>
            </w:tcBorders>
            <w:shd w:val="clear" w:color="auto" w:fill="auto"/>
            <w:vAlign w:val="center"/>
          </w:tcPr>
          <w:p w14:paraId="5B22C5F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35</w:t>
            </w:r>
          </w:p>
        </w:tc>
        <w:tc>
          <w:tcPr>
            <w:tcW w:w="0" w:type="auto"/>
            <w:tcBorders>
              <w:tl2br w:val="nil"/>
              <w:tr2bl w:val="nil"/>
            </w:tcBorders>
            <w:shd w:val="clear" w:color="auto" w:fill="auto"/>
            <w:vAlign w:val="center"/>
          </w:tcPr>
          <w:p w14:paraId="6010A6F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24 000</w:t>
            </w:r>
          </w:p>
        </w:tc>
        <w:tc>
          <w:tcPr>
            <w:tcW w:w="0" w:type="auto"/>
            <w:tcBorders>
              <w:tl2br w:val="nil"/>
              <w:tr2bl w:val="nil"/>
            </w:tcBorders>
            <w:shd w:val="clear" w:color="auto" w:fill="auto"/>
            <w:vAlign w:val="center"/>
          </w:tcPr>
          <w:p w14:paraId="79E2013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p>
        </w:tc>
      </w:tr>
      <w:tr w14:paraId="74A2B26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5" w:hRule="atLeast"/>
        </w:trPr>
        <w:tc>
          <w:tcPr>
            <w:tcW w:w="0" w:type="auto"/>
            <w:tcBorders>
              <w:tl2br w:val="nil"/>
              <w:tr2bl w:val="nil"/>
            </w:tcBorders>
            <w:shd w:val="clear" w:color="auto" w:fill="auto"/>
            <w:vAlign w:val="center"/>
          </w:tcPr>
          <w:p w14:paraId="7D19D85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Actitracker</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_Ref184913062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[41]</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638E02D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5A0F953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36</w:t>
            </w:r>
          </w:p>
        </w:tc>
        <w:tc>
          <w:tcPr>
            <w:tcW w:w="1064" w:type="dxa"/>
            <w:tcBorders>
              <w:tl2br w:val="nil"/>
              <w:tr2bl w:val="nil"/>
            </w:tcBorders>
            <w:shd w:val="clear" w:color="auto" w:fill="auto"/>
            <w:vAlign w:val="center"/>
          </w:tcPr>
          <w:p w14:paraId="22DD72F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w:t>
            </w:r>
          </w:p>
        </w:tc>
        <w:tc>
          <w:tcPr>
            <w:tcW w:w="0" w:type="auto"/>
            <w:tcBorders>
              <w:tl2br w:val="nil"/>
              <w:tr2bl w:val="nil"/>
            </w:tcBorders>
            <w:shd w:val="clear" w:color="auto" w:fill="auto"/>
            <w:vAlign w:val="center"/>
          </w:tcPr>
          <w:p w14:paraId="249163B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0" w:type="auto"/>
            <w:tcBorders>
              <w:tl2br w:val="nil"/>
              <w:tr2bl w:val="nil"/>
            </w:tcBorders>
            <w:shd w:val="clear" w:color="auto" w:fill="auto"/>
            <w:vAlign w:val="center"/>
          </w:tcPr>
          <w:p w14:paraId="78AA934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2 980 765</w:t>
            </w:r>
          </w:p>
        </w:tc>
        <w:tc>
          <w:tcPr>
            <w:tcW w:w="0" w:type="auto"/>
            <w:tcBorders>
              <w:tl2br w:val="nil"/>
              <w:tr2bl w:val="nil"/>
            </w:tcBorders>
            <w:shd w:val="clear" w:color="auto" w:fill="auto"/>
            <w:vAlign w:val="center"/>
          </w:tcPr>
          <w:p w14:paraId="42E209E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p>
        </w:tc>
      </w:tr>
      <w:tr w14:paraId="13054A5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 w:hRule="atLeast"/>
        </w:trPr>
        <w:tc>
          <w:tcPr>
            <w:tcW w:w="0" w:type="auto"/>
            <w:tcBorders>
              <w:tl2br w:val="nil"/>
              <w:tr2bl w:val="nil"/>
            </w:tcBorders>
            <w:shd w:val="clear" w:color="auto" w:fill="auto"/>
            <w:vAlign w:val="center"/>
          </w:tcPr>
          <w:p w14:paraId="20A381F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SHO</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_Ref184913071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[42]</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3BBEE64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25953F6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w:t>
            </w:r>
          </w:p>
        </w:tc>
        <w:tc>
          <w:tcPr>
            <w:tcW w:w="1064" w:type="dxa"/>
            <w:tcBorders>
              <w:tl2br w:val="nil"/>
              <w:tr2bl w:val="nil"/>
            </w:tcBorders>
            <w:shd w:val="clear" w:color="auto" w:fill="auto"/>
            <w:vAlign w:val="center"/>
          </w:tcPr>
          <w:p w14:paraId="69AE5E2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50</w:t>
            </w:r>
          </w:p>
        </w:tc>
        <w:tc>
          <w:tcPr>
            <w:tcW w:w="0" w:type="auto"/>
            <w:tcBorders>
              <w:tl2br w:val="nil"/>
              <w:tr2bl w:val="nil"/>
            </w:tcBorders>
            <w:shd w:val="clear" w:color="auto" w:fill="auto"/>
            <w:vAlign w:val="center"/>
          </w:tcPr>
          <w:p w14:paraId="615F1B8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7</w:t>
            </w:r>
          </w:p>
        </w:tc>
        <w:tc>
          <w:tcPr>
            <w:tcW w:w="0" w:type="auto"/>
            <w:tcBorders>
              <w:tl2br w:val="nil"/>
              <w:tr2bl w:val="nil"/>
            </w:tcBorders>
            <w:shd w:val="clear" w:color="auto" w:fill="auto"/>
            <w:vAlign w:val="center"/>
          </w:tcPr>
          <w:p w14:paraId="18AF81E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630 000</w:t>
            </w:r>
          </w:p>
        </w:tc>
        <w:tc>
          <w:tcPr>
            <w:tcW w:w="0" w:type="auto"/>
            <w:tcBorders>
              <w:tl2br w:val="nil"/>
              <w:tr2bl w:val="nil"/>
            </w:tcBorders>
            <w:shd w:val="clear" w:color="auto" w:fill="auto"/>
            <w:vAlign w:val="center"/>
          </w:tcPr>
          <w:p w14:paraId="20164FE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r>
              <w:rPr>
                <w:rFonts w:hint="eastAsia" w:eastAsia="宋体" w:cs="Times New Roman"/>
                <w:color w:val="000000"/>
                <w:kern w:val="0"/>
                <w:sz w:val="18"/>
                <w:szCs w:val="18"/>
                <w:lang w:bidi="ar"/>
              </w:rPr>
              <w:t>、</w:t>
            </w:r>
            <w:r>
              <w:rPr>
                <w:rFonts w:eastAsia="宋体" w:cs="Times New Roman"/>
                <w:color w:val="000000"/>
                <w:kern w:val="0"/>
                <w:sz w:val="18"/>
                <w:szCs w:val="18"/>
                <w:lang w:bidi="ar"/>
              </w:rPr>
              <w:t>M</w:t>
            </w:r>
          </w:p>
        </w:tc>
      </w:tr>
      <w:tr w14:paraId="03EC84A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l2br w:val="nil"/>
              <w:tr2bl w:val="nil"/>
            </w:tcBorders>
            <w:shd w:val="clear" w:color="auto" w:fill="auto"/>
            <w:vAlign w:val="center"/>
          </w:tcPr>
          <w:p w14:paraId="4D0175C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mhealth</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_Ref184913077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[43]</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4C10E18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3EAA0B9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w:t>
            </w:r>
          </w:p>
        </w:tc>
        <w:tc>
          <w:tcPr>
            <w:tcW w:w="1064" w:type="dxa"/>
            <w:tcBorders>
              <w:tl2br w:val="nil"/>
              <w:tr2bl w:val="nil"/>
            </w:tcBorders>
            <w:shd w:val="clear" w:color="auto" w:fill="auto"/>
            <w:vAlign w:val="center"/>
          </w:tcPr>
          <w:p w14:paraId="1C8C1F4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50</w:t>
            </w:r>
          </w:p>
        </w:tc>
        <w:tc>
          <w:tcPr>
            <w:tcW w:w="0" w:type="auto"/>
            <w:tcBorders>
              <w:tl2br w:val="nil"/>
              <w:tr2bl w:val="nil"/>
            </w:tcBorders>
            <w:shd w:val="clear" w:color="auto" w:fill="auto"/>
            <w:vAlign w:val="center"/>
          </w:tcPr>
          <w:p w14:paraId="4699158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12</w:t>
            </w:r>
          </w:p>
        </w:tc>
        <w:tc>
          <w:tcPr>
            <w:tcW w:w="0" w:type="auto"/>
            <w:tcBorders>
              <w:tl2br w:val="nil"/>
              <w:tr2bl w:val="nil"/>
            </w:tcBorders>
            <w:shd w:val="clear" w:color="auto" w:fill="auto"/>
            <w:vAlign w:val="center"/>
          </w:tcPr>
          <w:p w14:paraId="79DBA5F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16 740</w:t>
            </w:r>
          </w:p>
        </w:tc>
        <w:tc>
          <w:tcPr>
            <w:tcW w:w="0" w:type="auto"/>
            <w:tcBorders>
              <w:tl2br w:val="nil"/>
              <w:tr2bl w:val="nil"/>
            </w:tcBorders>
            <w:shd w:val="clear" w:color="auto" w:fill="auto"/>
            <w:vAlign w:val="center"/>
          </w:tcPr>
          <w:p w14:paraId="7A7C0C3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C</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p>
        </w:tc>
      </w:tr>
      <w:tr w14:paraId="76DA2DB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0" w:type="auto"/>
            <w:tcBorders>
              <w:tl2br w:val="nil"/>
              <w:tr2bl w:val="nil"/>
            </w:tcBorders>
            <w:shd w:val="clear" w:color="auto" w:fill="auto"/>
            <w:vAlign w:val="center"/>
          </w:tcPr>
          <w:p w14:paraId="23A9ADD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Daphnet Gait dataset</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_Ref184913083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[44]</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3F7F13A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步态</w:t>
            </w:r>
          </w:p>
        </w:tc>
        <w:tc>
          <w:tcPr>
            <w:tcW w:w="992" w:type="dxa"/>
            <w:tcBorders>
              <w:tl2br w:val="nil"/>
              <w:tr2bl w:val="nil"/>
            </w:tcBorders>
            <w:shd w:val="clear" w:color="auto" w:fill="auto"/>
            <w:vAlign w:val="center"/>
          </w:tcPr>
          <w:p w14:paraId="0920F15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w:t>
            </w:r>
          </w:p>
        </w:tc>
        <w:tc>
          <w:tcPr>
            <w:tcW w:w="1064" w:type="dxa"/>
            <w:tcBorders>
              <w:tl2br w:val="nil"/>
              <w:tr2bl w:val="nil"/>
            </w:tcBorders>
            <w:shd w:val="clear" w:color="auto" w:fill="auto"/>
            <w:vAlign w:val="center"/>
          </w:tcPr>
          <w:p w14:paraId="4FD8498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64</w:t>
            </w:r>
          </w:p>
        </w:tc>
        <w:tc>
          <w:tcPr>
            <w:tcW w:w="0" w:type="auto"/>
            <w:tcBorders>
              <w:tl2br w:val="nil"/>
              <w:tr2bl w:val="nil"/>
            </w:tcBorders>
            <w:shd w:val="clear" w:color="auto" w:fill="auto"/>
            <w:vAlign w:val="center"/>
          </w:tcPr>
          <w:p w14:paraId="3789006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w:t>
            </w:r>
          </w:p>
        </w:tc>
        <w:tc>
          <w:tcPr>
            <w:tcW w:w="0" w:type="auto"/>
            <w:tcBorders>
              <w:tl2br w:val="nil"/>
              <w:tr2bl w:val="nil"/>
            </w:tcBorders>
            <w:shd w:val="clear" w:color="auto" w:fill="auto"/>
            <w:vAlign w:val="center"/>
          </w:tcPr>
          <w:p w14:paraId="1DE24DA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1 917 887</w:t>
            </w:r>
          </w:p>
        </w:tc>
        <w:tc>
          <w:tcPr>
            <w:tcW w:w="0" w:type="auto"/>
            <w:tcBorders>
              <w:tl2br w:val="nil"/>
              <w:tr2bl w:val="nil"/>
            </w:tcBorders>
            <w:shd w:val="clear" w:color="auto" w:fill="auto"/>
            <w:vAlign w:val="center"/>
          </w:tcPr>
          <w:p w14:paraId="0DC9193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p>
        </w:tc>
      </w:tr>
      <w:tr w14:paraId="3CDCCD4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trPr>
        <w:tc>
          <w:tcPr>
            <w:tcW w:w="0" w:type="auto"/>
            <w:tcBorders>
              <w:tl2br w:val="nil"/>
              <w:tr2bl w:val="nil"/>
            </w:tcBorders>
            <w:shd w:val="clear" w:color="auto" w:fill="auto"/>
            <w:vAlign w:val="center"/>
          </w:tcPr>
          <w:p w14:paraId="2B19EA8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ActiveMiles</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_Ref184913091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[45]</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1C4622E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49B652D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w:t>
            </w:r>
          </w:p>
        </w:tc>
        <w:tc>
          <w:tcPr>
            <w:tcW w:w="1064" w:type="dxa"/>
            <w:tcBorders>
              <w:tl2br w:val="nil"/>
              <w:tr2bl w:val="nil"/>
            </w:tcBorders>
            <w:shd w:val="clear" w:color="auto" w:fill="auto"/>
            <w:vAlign w:val="center"/>
          </w:tcPr>
          <w:p w14:paraId="7295925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50-200</w:t>
            </w:r>
          </w:p>
        </w:tc>
        <w:tc>
          <w:tcPr>
            <w:tcW w:w="0" w:type="auto"/>
            <w:tcBorders>
              <w:tl2br w:val="nil"/>
              <w:tr2bl w:val="nil"/>
            </w:tcBorders>
            <w:shd w:val="clear" w:color="auto" w:fill="auto"/>
            <w:vAlign w:val="center"/>
          </w:tcPr>
          <w:p w14:paraId="6F1B29C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7</w:t>
            </w:r>
          </w:p>
        </w:tc>
        <w:tc>
          <w:tcPr>
            <w:tcW w:w="0" w:type="auto"/>
            <w:tcBorders>
              <w:tl2br w:val="nil"/>
              <w:tr2bl w:val="nil"/>
            </w:tcBorders>
            <w:shd w:val="clear" w:color="auto" w:fill="auto"/>
            <w:vAlign w:val="center"/>
          </w:tcPr>
          <w:p w14:paraId="001FB1C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4 390 726</w:t>
            </w:r>
          </w:p>
        </w:tc>
        <w:tc>
          <w:tcPr>
            <w:tcW w:w="0" w:type="auto"/>
            <w:tcBorders>
              <w:tl2br w:val="nil"/>
              <w:tr2bl w:val="nil"/>
            </w:tcBorders>
            <w:shd w:val="clear" w:color="auto" w:fill="auto"/>
            <w:vAlign w:val="center"/>
          </w:tcPr>
          <w:p w14:paraId="5AF324E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p>
        </w:tc>
      </w:tr>
      <w:tr w14:paraId="2F5CD92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tcBorders>
              <w:tl2br w:val="nil"/>
              <w:tr2bl w:val="nil"/>
            </w:tcBorders>
            <w:shd w:val="clear" w:color="auto" w:fill="auto"/>
            <w:vAlign w:val="center"/>
          </w:tcPr>
          <w:p w14:paraId="7DBBE69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HASC</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_Ref184913098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[46]</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2C8A523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5180477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w:t>
            </w:r>
          </w:p>
        </w:tc>
        <w:tc>
          <w:tcPr>
            <w:tcW w:w="1064" w:type="dxa"/>
            <w:tcBorders>
              <w:tl2br w:val="nil"/>
              <w:tr2bl w:val="nil"/>
            </w:tcBorders>
            <w:shd w:val="clear" w:color="auto" w:fill="auto"/>
            <w:vAlign w:val="center"/>
          </w:tcPr>
          <w:p w14:paraId="4142915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10-100</w:t>
            </w:r>
          </w:p>
        </w:tc>
        <w:tc>
          <w:tcPr>
            <w:tcW w:w="0" w:type="auto"/>
            <w:tcBorders>
              <w:tl2br w:val="nil"/>
              <w:tr2bl w:val="nil"/>
            </w:tcBorders>
            <w:shd w:val="clear" w:color="auto" w:fill="auto"/>
            <w:vAlign w:val="center"/>
          </w:tcPr>
          <w:p w14:paraId="31CFCDF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0" w:type="auto"/>
            <w:tcBorders>
              <w:tl2br w:val="nil"/>
              <w:tr2bl w:val="nil"/>
            </w:tcBorders>
            <w:shd w:val="clear" w:color="auto" w:fill="auto"/>
            <w:vAlign w:val="center"/>
          </w:tcPr>
          <w:p w14:paraId="0C1E530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w:t>
            </w:r>
          </w:p>
        </w:tc>
        <w:tc>
          <w:tcPr>
            <w:tcW w:w="0" w:type="auto"/>
            <w:tcBorders>
              <w:tl2br w:val="nil"/>
              <w:tr2bl w:val="nil"/>
            </w:tcBorders>
            <w:shd w:val="clear" w:color="auto" w:fill="auto"/>
            <w:vAlign w:val="center"/>
          </w:tcPr>
          <w:p w14:paraId="02631D0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r>
              <w:rPr>
                <w:rFonts w:hint="eastAsia" w:eastAsia="宋体" w:cs="Times New Roman"/>
                <w:color w:val="000000"/>
                <w:kern w:val="0"/>
                <w:sz w:val="18"/>
                <w:szCs w:val="18"/>
                <w:lang w:bidi="ar"/>
              </w:rPr>
              <w:t>、</w:t>
            </w:r>
            <w:r>
              <w:rPr>
                <w:rFonts w:eastAsia="宋体" w:cs="Times New Roman"/>
                <w:color w:val="000000"/>
                <w:kern w:val="0"/>
                <w:sz w:val="18"/>
                <w:szCs w:val="18"/>
                <w:lang w:bidi="ar"/>
              </w:rPr>
              <w:t>M</w:t>
            </w:r>
            <w:r>
              <w:rPr>
                <w:rFonts w:hint="eastAsia" w:eastAsia="宋体" w:cs="Times New Roman"/>
                <w:color w:val="000000"/>
                <w:kern w:val="0"/>
                <w:sz w:val="18"/>
                <w:szCs w:val="18"/>
                <w:lang w:bidi="ar"/>
              </w:rPr>
              <w:t>、</w:t>
            </w:r>
            <w:r>
              <w:rPr>
                <w:rFonts w:eastAsia="宋体" w:cs="Times New Roman"/>
                <w:color w:val="000000"/>
                <w:kern w:val="0"/>
                <w:sz w:val="18"/>
                <w:szCs w:val="18"/>
                <w:lang w:bidi="ar"/>
              </w:rPr>
              <w:t>GPS</w:t>
            </w:r>
          </w:p>
        </w:tc>
      </w:tr>
      <w:tr w14:paraId="6F2927D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5" w:hRule="atLeast"/>
        </w:trPr>
        <w:tc>
          <w:tcPr>
            <w:tcW w:w="0" w:type="auto"/>
            <w:tcBorders>
              <w:tl2br w:val="nil"/>
              <w:tr2bl w:val="nil"/>
            </w:tcBorders>
            <w:shd w:val="clear" w:color="auto" w:fill="auto"/>
            <w:vAlign w:val="center"/>
          </w:tcPr>
          <w:p w14:paraId="1803779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ActRectut</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_Ref184913104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[47]</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580F1B0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姿势</w:t>
            </w:r>
          </w:p>
        </w:tc>
        <w:tc>
          <w:tcPr>
            <w:tcW w:w="992" w:type="dxa"/>
            <w:tcBorders>
              <w:tl2br w:val="nil"/>
              <w:tr2bl w:val="nil"/>
            </w:tcBorders>
            <w:shd w:val="clear" w:color="auto" w:fill="auto"/>
            <w:vAlign w:val="center"/>
          </w:tcPr>
          <w:p w14:paraId="568D4A4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w:t>
            </w:r>
          </w:p>
        </w:tc>
        <w:tc>
          <w:tcPr>
            <w:tcW w:w="1064" w:type="dxa"/>
            <w:tcBorders>
              <w:tl2br w:val="nil"/>
              <w:tr2bl w:val="nil"/>
            </w:tcBorders>
            <w:shd w:val="clear" w:color="auto" w:fill="auto"/>
            <w:vAlign w:val="center"/>
          </w:tcPr>
          <w:p w14:paraId="0566E14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32 Hz</w:t>
            </w:r>
          </w:p>
        </w:tc>
        <w:tc>
          <w:tcPr>
            <w:tcW w:w="0" w:type="auto"/>
            <w:tcBorders>
              <w:tl2br w:val="nil"/>
              <w:tr2bl w:val="nil"/>
            </w:tcBorders>
            <w:shd w:val="clear" w:color="auto" w:fill="auto"/>
            <w:vAlign w:val="center"/>
          </w:tcPr>
          <w:p w14:paraId="56DE359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12</w:t>
            </w:r>
          </w:p>
        </w:tc>
        <w:tc>
          <w:tcPr>
            <w:tcW w:w="0" w:type="auto"/>
            <w:tcBorders>
              <w:tl2br w:val="nil"/>
              <w:tr2bl w:val="nil"/>
            </w:tcBorders>
            <w:shd w:val="clear" w:color="auto" w:fill="auto"/>
            <w:vAlign w:val="center"/>
          </w:tcPr>
          <w:p w14:paraId="25B9D96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102 613</w:t>
            </w:r>
          </w:p>
        </w:tc>
        <w:tc>
          <w:tcPr>
            <w:tcW w:w="0" w:type="auto"/>
            <w:tcBorders>
              <w:tl2br w:val="nil"/>
              <w:tr2bl w:val="nil"/>
            </w:tcBorders>
            <w:shd w:val="clear" w:color="auto" w:fill="auto"/>
            <w:vAlign w:val="center"/>
          </w:tcPr>
          <w:p w14:paraId="65D673E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p>
        </w:tc>
      </w:tr>
      <w:tr w14:paraId="54591E2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trPr>
        <w:tc>
          <w:tcPr>
            <w:tcW w:w="0" w:type="auto"/>
            <w:tcBorders>
              <w:tl2br w:val="nil"/>
              <w:tr2bl w:val="nil"/>
            </w:tcBorders>
            <w:shd w:val="clear" w:color="auto" w:fill="auto"/>
            <w:vAlign w:val="center"/>
          </w:tcPr>
          <w:p w14:paraId="18E9D1BA">
            <w:pPr>
              <w:widowControl/>
              <w:ind w:firstLine="0" w:firstLineChars="0"/>
              <w:jc w:val="center"/>
              <w:textAlignment w:val="center"/>
              <w:rPr>
                <w:rFonts w:eastAsia="宋体" w:cs="Times New Roman"/>
                <w:color w:val="000000"/>
                <w:sz w:val="18"/>
                <w:szCs w:val="18"/>
              </w:rPr>
            </w:pPr>
            <w:r>
              <w:rPr>
                <w:rFonts w:eastAsia="宋体" w:cs="Times New Roman"/>
                <w:color w:val="000000"/>
                <w:sz w:val="18"/>
                <w:szCs w:val="18"/>
              </w:rPr>
              <w:t>UCI HAR</w:t>
            </w:r>
            <w:r>
              <w:rPr>
                <w:rFonts w:eastAsia="宋体" w:cs="Times New Roman"/>
                <w:color w:val="000000"/>
                <w:sz w:val="18"/>
                <w:szCs w:val="18"/>
                <w:vertAlign w:val="superscript"/>
              </w:rPr>
              <w:fldChar w:fldCharType="begin"/>
            </w:r>
            <w:r>
              <w:rPr>
                <w:rFonts w:eastAsia="宋体" w:cs="Times New Roman"/>
                <w:color w:val="000000"/>
                <w:sz w:val="18"/>
                <w:szCs w:val="18"/>
                <w:vertAlign w:val="superscript"/>
              </w:rPr>
              <w:instrText xml:space="preserve"> REF _Ref184913021 \r \h </w:instrText>
            </w:r>
            <w:r>
              <w:rPr>
                <w:rFonts w:eastAsia="宋体" w:cs="Times New Roman"/>
                <w:color w:val="000000"/>
                <w:sz w:val="18"/>
                <w:szCs w:val="18"/>
                <w:vertAlign w:val="superscript"/>
              </w:rPr>
              <w:fldChar w:fldCharType="separate"/>
            </w:r>
            <w:r>
              <w:rPr>
                <w:rFonts w:eastAsia="宋体" w:cs="Times New Roman"/>
                <w:color w:val="000000"/>
                <w:sz w:val="18"/>
                <w:szCs w:val="18"/>
                <w:vertAlign w:val="superscript"/>
              </w:rPr>
              <w:t>[36]</w:t>
            </w:r>
            <w:r>
              <w:rPr>
                <w:rFonts w:eastAsia="宋体" w:cs="Times New Roman"/>
                <w:color w:val="000000"/>
                <w:sz w:val="18"/>
                <w:szCs w:val="18"/>
                <w:vertAlign w:val="superscript"/>
              </w:rPr>
              <w:fldChar w:fldCharType="end"/>
            </w:r>
          </w:p>
        </w:tc>
        <w:tc>
          <w:tcPr>
            <w:tcW w:w="1012" w:type="dxa"/>
            <w:tcBorders>
              <w:tl2br w:val="nil"/>
              <w:tr2bl w:val="nil"/>
            </w:tcBorders>
            <w:shd w:val="clear" w:color="auto" w:fill="auto"/>
            <w:vAlign w:val="center"/>
          </w:tcPr>
          <w:p w14:paraId="5D1F7AA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日常活动</w:t>
            </w:r>
          </w:p>
        </w:tc>
        <w:tc>
          <w:tcPr>
            <w:tcW w:w="992" w:type="dxa"/>
            <w:tcBorders>
              <w:tl2br w:val="nil"/>
              <w:tr2bl w:val="nil"/>
            </w:tcBorders>
            <w:shd w:val="clear" w:color="auto" w:fill="auto"/>
            <w:vAlign w:val="center"/>
          </w:tcPr>
          <w:p w14:paraId="1BB1275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30</w:t>
            </w:r>
          </w:p>
        </w:tc>
        <w:tc>
          <w:tcPr>
            <w:tcW w:w="1064" w:type="dxa"/>
            <w:tcBorders>
              <w:tl2br w:val="nil"/>
              <w:tr2bl w:val="nil"/>
            </w:tcBorders>
            <w:shd w:val="clear" w:color="auto" w:fill="auto"/>
            <w:vAlign w:val="center"/>
          </w:tcPr>
          <w:p w14:paraId="763F2A2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50 Hz</w:t>
            </w:r>
          </w:p>
        </w:tc>
        <w:tc>
          <w:tcPr>
            <w:tcW w:w="0" w:type="auto"/>
            <w:tcBorders>
              <w:tl2br w:val="nil"/>
              <w:tr2bl w:val="nil"/>
            </w:tcBorders>
            <w:shd w:val="clear" w:color="auto" w:fill="auto"/>
            <w:vAlign w:val="center"/>
          </w:tcPr>
          <w:p w14:paraId="70418D3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0" w:type="auto"/>
            <w:tcBorders>
              <w:tl2br w:val="nil"/>
              <w:tr2bl w:val="nil"/>
            </w:tcBorders>
            <w:shd w:val="clear" w:color="auto" w:fill="auto"/>
            <w:vAlign w:val="center"/>
          </w:tcPr>
          <w:p w14:paraId="1DD419EE">
            <w:pPr>
              <w:widowControl/>
              <w:ind w:firstLine="0" w:firstLineChars="0"/>
              <w:jc w:val="center"/>
              <w:textAlignment w:val="center"/>
              <w:rPr>
                <w:rFonts w:eastAsia="宋体" w:cs="Times New Roman"/>
                <w:color w:val="000000"/>
                <w:sz w:val="18"/>
                <w:szCs w:val="18"/>
              </w:rPr>
            </w:pPr>
            <w:r>
              <w:rPr>
                <w:rFonts w:eastAsia="宋体" w:cs="Times New Roman"/>
                <w:color w:val="000000"/>
                <w:sz w:val="18"/>
                <w:szCs w:val="18"/>
              </w:rPr>
              <w:t>10 299</w:t>
            </w:r>
          </w:p>
        </w:tc>
        <w:tc>
          <w:tcPr>
            <w:tcW w:w="0" w:type="auto"/>
            <w:tcBorders>
              <w:tl2br w:val="nil"/>
              <w:tr2bl w:val="nil"/>
            </w:tcBorders>
            <w:shd w:val="clear" w:color="auto" w:fill="auto"/>
            <w:vAlign w:val="center"/>
          </w:tcPr>
          <w:p w14:paraId="6CF37EEC">
            <w:pPr>
              <w:widowControl/>
              <w:ind w:firstLine="0" w:firstLineChars="0"/>
              <w:jc w:val="center"/>
              <w:textAlignment w:val="center"/>
              <w:rPr>
                <w:rFonts w:eastAsia="宋体" w:cs="Times New Roman"/>
                <w:color w:val="000000"/>
                <w:sz w:val="18"/>
                <w:szCs w:val="18"/>
              </w:rPr>
            </w:pPr>
            <w:r>
              <w:rPr>
                <w:rFonts w:eastAsia="宋体" w:cs="Times New Roman"/>
                <w:color w:val="000000"/>
                <w:sz w:val="18"/>
                <w:szCs w:val="18"/>
              </w:rPr>
              <w:t>A</w:t>
            </w:r>
            <w:r>
              <w:rPr>
                <w:rFonts w:hint="eastAsia" w:eastAsia="宋体" w:cs="Times New Roman"/>
                <w:color w:val="000000"/>
                <w:sz w:val="18"/>
                <w:szCs w:val="18"/>
              </w:rPr>
              <w:t>、</w:t>
            </w:r>
            <w:r>
              <w:rPr>
                <w:rFonts w:eastAsia="宋体" w:cs="Times New Roman"/>
                <w:color w:val="000000"/>
                <w:sz w:val="18"/>
                <w:szCs w:val="18"/>
              </w:rPr>
              <w:t>G</w:t>
            </w:r>
          </w:p>
        </w:tc>
      </w:tr>
      <w:tr w14:paraId="11D79F9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 w:hRule="atLeast"/>
        </w:trPr>
        <w:tc>
          <w:tcPr>
            <w:tcW w:w="0" w:type="auto"/>
            <w:tcBorders>
              <w:tl2br w:val="nil"/>
              <w:tr2bl w:val="nil"/>
            </w:tcBorders>
            <w:shd w:val="clear" w:color="auto" w:fill="auto"/>
            <w:vAlign w:val="center"/>
          </w:tcPr>
          <w:p w14:paraId="79E729F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The OU-ISIR Gait Database</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_Ref184913119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[48]</w:t>
            </w:r>
            <w:r>
              <w:rPr>
                <w:rFonts w:eastAsia="宋体" w:cs="Times New Roman"/>
                <w:color w:val="000000"/>
                <w:kern w:val="0"/>
                <w:sz w:val="18"/>
                <w:szCs w:val="18"/>
                <w:vertAlign w:val="superscript"/>
                <w:lang w:bidi="ar"/>
              </w:rPr>
              <w:fldChar w:fldCharType="end"/>
            </w:r>
          </w:p>
        </w:tc>
        <w:tc>
          <w:tcPr>
            <w:tcW w:w="1012" w:type="dxa"/>
            <w:tcBorders>
              <w:tl2br w:val="nil"/>
              <w:tr2bl w:val="nil"/>
            </w:tcBorders>
            <w:shd w:val="clear" w:color="auto" w:fill="auto"/>
            <w:vAlign w:val="center"/>
          </w:tcPr>
          <w:p w14:paraId="3441DA7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步态</w:t>
            </w:r>
          </w:p>
        </w:tc>
        <w:tc>
          <w:tcPr>
            <w:tcW w:w="992" w:type="dxa"/>
            <w:tcBorders>
              <w:tl2br w:val="nil"/>
              <w:tr2bl w:val="nil"/>
            </w:tcBorders>
            <w:shd w:val="clear" w:color="auto" w:fill="auto"/>
            <w:vAlign w:val="center"/>
          </w:tcPr>
          <w:p w14:paraId="5D67239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460</w:t>
            </w:r>
          </w:p>
        </w:tc>
        <w:tc>
          <w:tcPr>
            <w:tcW w:w="1064" w:type="dxa"/>
            <w:tcBorders>
              <w:tl2br w:val="nil"/>
              <w:tr2bl w:val="nil"/>
            </w:tcBorders>
            <w:shd w:val="clear" w:color="auto" w:fill="auto"/>
            <w:vAlign w:val="center"/>
          </w:tcPr>
          <w:p w14:paraId="58CDCE5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100Hz</w:t>
            </w:r>
          </w:p>
        </w:tc>
        <w:tc>
          <w:tcPr>
            <w:tcW w:w="0" w:type="auto"/>
            <w:tcBorders>
              <w:tl2br w:val="nil"/>
              <w:tr2bl w:val="nil"/>
            </w:tcBorders>
            <w:shd w:val="clear" w:color="auto" w:fill="auto"/>
            <w:vAlign w:val="center"/>
          </w:tcPr>
          <w:p w14:paraId="6A72DCE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w:t>
            </w:r>
          </w:p>
        </w:tc>
        <w:tc>
          <w:tcPr>
            <w:tcW w:w="0" w:type="auto"/>
            <w:tcBorders>
              <w:tl2br w:val="nil"/>
              <w:tr2bl w:val="nil"/>
            </w:tcBorders>
            <w:shd w:val="clear" w:color="auto" w:fill="auto"/>
            <w:vAlign w:val="center"/>
          </w:tcPr>
          <w:p w14:paraId="5391E50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w:t>
            </w:r>
          </w:p>
        </w:tc>
        <w:tc>
          <w:tcPr>
            <w:tcW w:w="0" w:type="auto"/>
            <w:tcBorders>
              <w:tl2br w:val="nil"/>
              <w:tr2bl w:val="nil"/>
            </w:tcBorders>
            <w:shd w:val="clear" w:color="auto" w:fill="auto"/>
            <w:vAlign w:val="center"/>
          </w:tcPr>
          <w:p w14:paraId="1F0B5C1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w:t>
            </w:r>
            <w:r>
              <w:rPr>
                <w:rFonts w:hint="eastAsia" w:eastAsia="宋体" w:cs="Times New Roman"/>
                <w:color w:val="000000"/>
                <w:kern w:val="0"/>
                <w:sz w:val="18"/>
                <w:szCs w:val="18"/>
                <w:lang w:bidi="ar"/>
              </w:rPr>
              <w:t>、</w:t>
            </w:r>
            <w:r>
              <w:rPr>
                <w:rFonts w:eastAsia="宋体" w:cs="Times New Roman"/>
                <w:color w:val="000000"/>
                <w:kern w:val="0"/>
                <w:sz w:val="18"/>
                <w:szCs w:val="18"/>
                <w:lang w:bidi="ar"/>
              </w:rPr>
              <w:t>G</w:t>
            </w:r>
          </w:p>
        </w:tc>
      </w:tr>
    </w:tbl>
    <w:p w14:paraId="18122C2A">
      <w:pPr>
        <w:ind w:firstLine="0" w:firstLineChars="0"/>
        <w:rPr>
          <w:rFonts w:eastAsia="宋体" w:cs="Times New Roman"/>
        </w:rPr>
      </w:pPr>
      <w:r>
        <w:rPr>
          <w:rFonts w:eastAsia="宋体" w:cs="Times New Roman"/>
          <w:color w:val="000000"/>
          <w:kern w:val="0"/>
          <w:sz w:val="18"/>
          <w:szCs w:val="18"/>
          <w:lang w:bidi="ar"/>
        </w:rPr>
        <w:t>注：A表示加速度计</w:t>
      </w:r>
      <w:r>
        <w:rPr>
          <w:rFonts w:hint="eastAsia" w:eastAsia="宋体" w:cs="Times New Roman"/>
          <w:color w:val="000000"/>
          <w:kern w:val="0"/>
          <w:sz w:val="18"/>
          <w:szCs w:val="18"/>
          <w:lang w:bidi="ar"/>
        </w:rPr>
        <w:t>，</w:t>
      </w:r>
      <w:r>
        <w:rPr>
          <w:rFonts w:eastAsia="宋体" w:cs="Times New Roman"/>
          <w:color w:val="000000"/>
          <w:kern w:val="0"/>
          <w:sz w:val="18"/>
          <w:szCs w:val="18"/>
          <w:lang w:bidi="ar"/>
        </w:rPr>
        <w:t>G表示陀螺仪</w:t>
      </w:r>
      <w:r>
        <w:rPr>
          <w:rFonts w:hint="eastAsia" w:eastAsia="宋体" w:cs="Times New Roman"/>
          <w:color w:val="000000"/>
          <w:kern w:val="0"/>
          <w:sz w:val="18"/>
          <w:szCs w:val="18"/>
          <w:lang w:bidi="ar"/>
        </w:rPr>
        <w:t>，</w:t>
      </w:r>
      <w:r>
        <w:rPr>
          <w:rFonts w:eastAsia="宋体" w:cs="Times New Roman"/>
          <w:color w:val="000000"/>
          <w:kern w:val="0"/>
          <w:sz w:val="18"/>
          <w:szCs w:val="18"/>
          <w:lang w:bidi="ar"/>
        </w:rPr>
        <w:t>M表示磁力计</w:t>
      </w:r>
      <w:r>
        <w:rPr>
          <w:rFonts w:hint="eastAsia" w:eastAsia="宋体" w:cs="Times New Roman"/>
          <w:color w:val="000000"/>
          <w:kern w:val="0"/>
          <w:sz w:val="18"/>
          <w:szCs w:val="18"/>
          <w:lang w:bidi="ar"/>
        </w:rPr>
        <w:t>，</w:t>
      </w:r>
      <w:r>
        <w:rPr>
          <w:rFonts w:eastAsia="宋体" w:cs="Times New Roman"/>
          <w:color w:val="000000"/>
          <w:kern w:val="0"/>
          <w:sz w:val="18"/>
          <w:szCs w:val="18"/>
          <w:lang w:bidi="ar"/>
        </w:rPr>
        <w:t>AM表示环境传感器</w:t>
      </w:r>
      <w:r>
        <w:rPr>
          <w:rFonts w:hint="eastAsia" w:eastAsia="宋体" w:cs="Times New Roman"/>
          <w:color w:val="000000"/>
          <w:kern w:val="0"/>
          <w:sz w:val="18"/>
          <w:szCs w:val="18"/>
          <w:lang w:bidi="ar"/>
        </w:rPr>
        <w:t>，</w:t>
      </w:r>
      <w:r>
        <w:rPr>
          <w:rFonts w:eastAsia="宋体" w:cs="Times New Roman"/>
          <w:color w:val="000000"/>
          <w:kern w:val="0"/>
          <w:sz w:val="18"/>
          <w:szCs w:val="18"/>
          <w:lang w:bidi="ar"/>
        </w:rPr>
        <w:t>O表示接近距离传感器</w:t>
      </w:r>
      <w:r>
        <w:rPr>
          <w:rFonts w:hint="eastAsia" w:eastAsia="宋体" w:cs="Times New Roman"/>
          <w:color w:val="000000"/>
          <w:kern w:val="0"/>
          <w:sz w:val="18"/>
          <w:szCs w:val="18"/>
          <w:lang w:bidi="ar"/>
        </w:rPr>
        <w:t>，GPS表示全球定位系统。</w:t>
      </w:r>
    </w:p>
    <w:p w14:paraId="0C35059A">
      <w:pPr>
        <w:spacing w:before="156" w:beforeLines="50" w:after="156" w:afterLines="50"/>
        <w:ind w:firstLine="0" w:firstLineChars="0"/>
        <w:jc w:val="left"/>
        <w:outlineLvl w:val="1"/>
        <w:rPr>
          <w:sz w:val="30"/>
          <w:szCs w:val="30"/>
        </w:rPr>
      </w:pPr>
      <w:r>
        <w:rPr>
          <w:rFonts w:hint="eastAsia"/>
          <w:b/>
          <w:sz w:val="30"/>
          <w:szCs w:val="30"/>
        </w:rPr>
        <w:t>3.2</w:t>
      </w:r>
      <w:r>
        <w:rPr>
          <w:b/>
          <w:sz w:val="30"/>
          <w:szCs w:val="30"/>
        </w:rPr>
        <w:t xml:space="preserve"> </w:t>
      </w:r>
      <w:r>
        <w:rPr>
          <w:rFonts w:hint="eastAsia"/>
          <w:sz w:val="30"/>
          <w:szCs w:val="30"/>
        </w:rPr>
        <w:t>基于生物传感器的HAR数据集</w:t>
      </w:r>
    </w:p>
    <w:p w14:paraId="69249D37">
      <w:pPr>
        <w:ind w:firstLine="480"/>
      </w:pPr>
      <w:r>
        <w:rPr>
          <w:rFonts w:hint="eastAsia"/>
        </w:rPr>
        <w:t>基于生物传感器的数据集侧重于局部HAR，如手部、足部、肌肉组织。因此，在生物传感器数据集中往往包含疾病数据，由于应用场景的特殊性，数据集的体量不大，大多只覆盖研究领域内样本特性，如何提升相关算法的迁移性、鲁棒性显得尤为重要。基于sEMG的HAR数据集见</w:t>
      </w:r>
      <w:r>
        <w:t>表</w:t>
      </w:r>
      <w:r>
        <w:rPr>
          <w:rFonts w:hint="eastAsia"/>
        </w:rPr>
        <w:t>2。</w:t>
      </w:r>
    </w:p>
    <w:p w14:paraId="3CB030A1">
      <w:pPr>
        <w:snapToGrid/>
        <w:spacing w:line="300" w:lineRule="auto"/>
        <w:ind w:firstLine="0" w:firstLineChars="0"/>
        <w:jc w:val="center"/>
        <w:rPr>
          <w:sz w:val="21"/>
          <w:szCs w:val="21"/>
        </w:rPr>
      </w:pPr>
      <w:r>
        <w:rPr>
          <w:rFonts w:hint="eastAsia"/>
          <w:sz w:val="21"/>
          <w:szCs w:val="21"/>
        </w:rPr>
        <w:t>表2 基于sEMG的HAR数据集</w:t>
      </w:r>
    </w:p>
    <w:tbl>
      <w:tblPr>
        <w:tblStyle w:val="10"/>
        <w:tblW w:w="5000" w:type="pct"/>
        <w:tblInd w:w="0" w:type="dxa"/>
        <w:tblLayout w:type="autofit"/>
        <w:tblCellMar>
          <w:top w:w="0" w:type="dxa"/>
          <w:left w:w="108" w:type="dxa"/>
          <w:bottom w:w="0" w:type="dxa"/>
          <w:right w:w="108" w:type="dxa"/>
        </w:tblCellMar>
      </w:tblPr>
      <w:tblGrid>
        <w:gridCol w:w="1846"/>
        <w:gridCol w:w="1590"/>
        <w:gridCol w:w="1334"/>
        <w:gridCol w:w="1590"/>
        <w:gridCol w:w="1590"/>
        <w:gridCol w:w="1338"/>
      </w:tblGrid>
      <w:tr w14:paraId="1ABB839D">
        <w:tblPrEx>
          <w:tblCellMar>
            <w:top w:w="0" w:type="dxa"/>
            <w:left w:w="108" w:type="dxa"/>
            <w:bottom w:w="0" w:type="dxa"/>
            <w:right w:w="108" w:type="dxa"/>
          </w:tblCellMar>
        </w:tblPrEx>
        <w:trPr>
          <w:trHeight w:val="270" w:hRule="atLeast"/>
        </w:trPr>
        <w:tc>
          <w:tcPr>
            <w:tcW w:w="994" w:type="pct"/>
            <w:tcBorders>
              <w:top w:val="single" w:color="auto" w:sz="4" w:space="0"/>
              <w:left w:val="nil"/>
              <w:bottom w:val="single" w:color="auto" w:sz="4" w:space="0"/>
              <w:right w:val="nil"/>
            </w:tcBorders>
            <w:shd w:val="clear" w:color="auto" w:fill="auto"/>
            <w:vAlign w:val="center"/>
          </w:tcPr>
          <w:p w14:paraId="4E466EA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数据集</w:t>
            </w:r>
          </w:p>
        </w:tc>
        <w:tc>
          <w:tcPr>
            <w:tcW w:w="856" w:type="pct"/>
            <w:tcBorders>
              <w:top w:val="single" w:color="auto" w:sz="4" w:space="0"/>
              <w:left w:val="nil"/>
              <w:bottom w:val="single" w:color="auto" w:sz="4" w:space="0"/>
              <w:right w:val="nil"/>
            </w:tcBorders>
            <w:shd w:val="clear" w:color="auto" w:fill="auto"/>
            <w:vAlign w:val="center"/>
          </w:tcPr>
          <w:p w14:paraId="7F10A2A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描述</w:t>
            </w:r>
          </w:p>
        </w:tc>
        <w:tc>
          <w:tcPr>
            <w:tcW w:w="718" w:type="pct"/>
            <w:tcBorders>
              <w:top w:val="single" w:color="auto" w:sz="4" w:space="0"/>
              <w:left w:val="nil"/>
              <w:bottom w:val="single" w:color="auto" w:sz="4" w:space="0"/>
              <w:right w:val="nil"/>
            </w:tcBorders>
            <w:shd w:val="clear" w:color="auto" w:fill="auto"/>
            <w:vAlign w:val="center"/>
          </w:tcPr>
          <w:p w14:paraId="3C3E0A7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活动种类</w:t>
            </w:r>
          </w:p>
        </w:tc>
        <w:tc>
          <w:tcPr>
            <w:tcW w:w="856" w:type="pct"/>
            <w:tcBorders>
              <w:top w:val="single" w:color="auto" w:sz="4" w:space="0"/>
              <w:left w:val="nil"/>
              <w:bottom w:val="single" w:color="auto" w:sz="4" w:space="0"/>
              <w:right w:val="nil"/>
            </w:tcBorders>
            <w:shd w:val="clear" w:color="auto" w:fill="auto"/>
            <w:vAlign w:val="center"/>
          </w:tcPr>
          <w:p w14:paraId="33251B1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总试验次数</w:t>
            </w:r>
          </w:p>
        </w:tc>
        <w:tc>
          <w:tcPr>
            <w:tcW w:w="856" w:type="pct"/>
            <w:tcBorders>
              <w:top w:val="single" w:color="auto" w:sz="4" w:space="0"/>
              <w:left w:val="nil"/>
              <w:bottom w:val="single" w:color="auto" w:sz="4" w:space="0"/>
              <w:right w:val="nil"/>
            </w:tcBorders>
            <w:shd w:val="clear" w:color="auto" w:fill="auto"/>
            <w:vAlign w:val="center"/>
          </w:tcPr>
          <w:p w14:paraId="318C948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传感器位置</w:t>
            </w:r>
          </w:p>
        </w:tc>
        <w:tc>
          <w:tcPr>
            <w:tcW w:w="720" w:type="pct"/>
            <w:tcBorders>
              <w:top w:val="single" w:color="auto" w:sz="4" w:space="0"/>
              <w:left w:val="nil"/>
              <w:bottom w:val="single" w:color="auto" w:sz="4" w:space="0"/>
              <w:right w:val="nil"/>
            </w:tcBorders>
            <w:shd w:val="clear" w:color="auto" w:fill="auto"/>
            <w:vAlign w:val="center"/>
          </w:tcPr>
          <w:p w14:paraId="792BA73B">
            <w:pPr>
              <w:widowControl/>
              <w:ind w:firstLine="0" w:firstLineChars="0"/>
              <w:jc w:val="center"/>
              <w:textAlignment w:val="center"/>
              <w:rPr>
                <w:rFonts w:eastAsia="宋体" w:cs="Times New Roman"/>
                <w:color w:val="000000"/>
                <w:sz w:val="18"/>
                <w:szCs w:val="18"/>
              </w:rPr>
            </w:pPr>
            <w:r>
              <w:rPr>
                <w:rFonts w:hint="eastAsia" w:eastAsia="宋体" w:cs="Times New Roman"/>
                <w:color w:val="000000"/>
                <w:kern w:val="0"/>
                <w:sz w:val="18"/>
                <w:szCs w:val="18"/>
                <w:lang w:bidi="ar"/>
              </w:rPr>
              <w:t>采样频率/Hz</w:t>
            </w:r>
          </w:p>
        </w:tc>
      </w:tr>
      <w:tr w14:paraId="635EF636">
        <w:tblPrEx>
          <w:tblCellMar>
            <w:top w:w="0" w:type="dxa"/>
            <w:left w:w="108" w:type="dxa"/>
            <w:bottom w:w="0" w:type="dxa"/>
            <w:right w:w="108" w:type="dxa"/>
          </w:tblCellMar>
        </w:tblPrEx>
        <w:trPr>
          <w:trHeight w:val="270" w:hRule="atLeast"/>
        </w:trPr>
        <w:tc>
          <w:tcPr>
            <w:tcW w:w="994" w:type="pct"/>
            <w:tcBorders>
              <w:top w:val="single" w:color="auto" w:sz="4" w:space="0"/>
              <w:left w:val="nil"/>
              <w:bottom w:val="nil"/>
              <w:right w:val="nil"/>
            </w:tcBorders>
            <w:shd w:val="clear" w:color="auto" w:fill="auto"/>
            <w:vAlign w:val="center"/>
          </w:tcPr>
          <w:p w14:paraId="26B4D73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Ninapro 1</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_Ref184913138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[49]</w:t>
            </w:r>
            <w:r>
              <w:rPr>
                <w:rFonts w:eastAsia="宋体" w:cs="Times New Roman"/>
                <w:color w:val="000000"/>
                <w:kern w:val="0"/>
                <w:sz w:val="18"/>
                <w:szCs w:val="18"/>
                <w:vertAlign w:val="superscript"/>
                <w:lang w:bidi="ar"/>
              </w:rPr>
              <w:fldChar w:fldCharType="end"/>
            </w:r>
          </w:p>
        </w:tc>
        <w:tc>
          <w:tcPr>
            <w:tcW w:w="856" w:type="pct"/>
            <w:tcBorders>
              <w:top w:val="single" w:color="auto" w:sz="4" w:space="0"/>
              <w:left w:val="nil"/>
              <w:bottom w:val="nil"/>
              <w:right w:val="nil"/>
            </w:tcBorders>
            <w:shd w:val="clear" w:color="auto" w:fill="auto"/>
            <w:vAlign w:val="center"/>
          </w:tcPr>
          <w:p w14:paraId="02B0D67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27S(20M7F)</w:t>
            </w:r>
          </w:p>
        </w:tc>
        <w:tc>
          <w:tcPr>
            <w:tcW w:w="718" w:type="pct"/>
            <w:tcBorders>
              <w:top w:val="single" w:color="auto" w:sz="4" w:space="0"/>
              <w:left w:val="nil"/>
              <w:bottom w:val="nil"/>
              <w:right w:val="nil"/>
            </w:tcBorders>
            <w:shd w:val="clear" w:color="auto" w:fill="auto"/>
            <w:vAlign w:val="center"/>
          </w:tcPr>
          <w:p w14:paraId="551F336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52</w:t>
            </w:r>
          </w:p>
        </w:tc>
        <w:tc>
          <w:tcPr>
            <w:tcW w:w="856" w:type="pct"/>
            <w:tcBorders>
              <w:top w:val="single" w:color="auto" w:sz="4" w:space="0"/>
              <w:left w:val="nil"/>
              <w:bottom w:val="nil"/>
              <w:right w:val="nil"/>
            </w:tcBorders>
            <w:shd w:val="clear" w:color="auto" w:fill="auto"/>
            <w:vAlign w:val="center"/>
          </w:tcPr>
          <w:p w14:paraId="29047A9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14 040</w:t>
            </w:r>
          </w:p>
        </w:tc>
        <w:tc>
          <w:tcPr>
            <w:tcW w:w="856" w:type="pct"/>
            <w:tcBorders>
              <w:top w:val="single" w:color="auto" w:sz="4" w:space="0"/>
              <w:left w:val="nil"/>
              <w:bottom w:val="nil"/>
              <w:right w:val="nil"/>
            </w:tcBorders>
            <w:shd w:val="clear" w:color="auto" w:fill="auto"/>
            <w:vAlign w:val="center"/>
          </w:tcPr>
          <w:p w14:paraId="2BDF16B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手、手指</w:t>
            </w:r>
          </w:p>
        </w:tc>
        <w:tc>
          <w:tcPr>
            <w:tcW w:w="720" w:type="pct"/>
            <w:tcBorders>
              <w:top w:val="single" w:color="auto" w:sz="4" w:space="0"/>
              <w:left w:val="nil"/>
              <w:bottom w:val="nil"/>
              <w:right w:val="nil"/>
            </w:tcBorders>
            <w:shd w:val="clear" w:color="auto" w:fill="auto"/>
            <w:vAlign w:val="center"/>
          </w:tcPr>
          <w:p w14:paraId="2876747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w:t>
            </w:r>
          </w:p>
        </w:tc>
      </w:tr>
      <w:tr w14:paraId="3291D8D2">
        <w:tblPrEx>
          <w:tblCellMar>
            <w:top w:w="0" w:type="dxa"/>
            <w:left w:w="108" w:type="dxa"/>
            <w:bottom w:w="0" w:type="dxa"/>
            <w:right w:w="108" w:type="dxa"/>
          </w:tblCellMar>
        </w:tblPrEx>
        <w:trPr>
          <w:trHeight w:val="270" w:hRule="atLeast"/>
        </w:trPr>
        <w:tc>
          <w:tcPr>
            <w:tcW w:w="994" w:type="pct"/>
            <w:tcBorders>
              <w:top w:val="nil"/>
              <w:left w:val="nil"/>
              <w:bottom w:val="nil"/>
              <w:right w:val="nil"/>
            </w:tcBorders>
            <w:shd w:val="clear" w:color="auto" w:fill="auto"/>
            <w:vAlign w:val="center"/>
          </w:tcPr>
          <w:p w14:paraId="4D184E8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Ninapro 4</w:t>
            </w:r>
            <w:r>
              <w:rPr>
                <w:rFonts w:eastAsia="宋体" w:cs="Times New Roman"/>
                <w:color w:val="000000"/>
                <w:kern w:val="0"/>
                <w:sz w:val="18"/>
                <w:szCs w:val="18"/>
                <w:vertAlign w:val="superscript"/>
                <w:lang w:bidi="ar"/>
              </w:rPr>
              <w:t xml:space="preserve"> </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_Ref184913146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[50]</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388A8EB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10S(6M4F)</w:t>
            </w:r>
          </w:p>
        </w:tc>
        <w:tc>
          <w:tcPr>
            <w:tcW w:w="718" w:type="pct"/>
            <w:tcBorders>
              <w:top w:val="nil"/>
              <w:left w:val="nil"/>
              <w:bottom w:val="nil"/>
              <w:right w:val="nil"/>
            </w:tcBorders>
            <w:shd w:val="clear" w:color="auto" w:fill="auto"/>
            <w:vAlign w:val="center"/>
          </w:tcPr>
          <w:p w14:paraId="36925A0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52</w:t>
            </w:r>
          </w:p>
        </w:tc>
        <w:tc>
          <w:tcPr>
            <w:tcW w:w="856" w:type="pct"/>
            <w:tcBorders>
              <w:top w:val="nil"/>
              <w:left w:val="nil"/>
              <w:bottom w:val="nil"/>
              <w:right w:val="nil"/>
            </w:tcBorders>
            <w:shd w:val="clear" w:color="auto" w:fill="auto"/>
            <w:vAlign w:val="center"/>
          </w:tcPr>
          <w:p w14:paraId="27956E7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3120</w:t>
            </w:r>
          </w:p>
        </w:tc>
        <w:tc>
          <w:tcPr>
            <w:tcW w:w="856" w:type="pct"/>
            <w:tcBorders>
              <w:top w:val="nil"/>
              <w:left w:val="nil"/>
              <w:bottom w:val="nil"/>
              <w:right w:val="nil"/>
            </w:tcBorders>
            <w:shd w:val="clear" w:color="auto" w:fill="auto"/>
            <w:vAlign w:val="center"/>
          </w:tcPr>
          <w:p w14:paraId="2ABB27C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w:t>
            </w:r>
          </w:p>
        </w:tc>
        <w:tc>
          <w:tcPr>
            <w:tcW w:w="720" w:type="pct"/>
            <w:tcBorders>
              <w:top w:val="nil"/>
              <w:left w:val="nil"/>
              <w:bottom w:val="nil"/>
              <w:right w:val="nil"/>
            </w:tcBorders>
            <w:shd w:val="clear" w:color="auto" w:fill="auto"/>
            <w:vAlign w:val="center"/>
          </w:tcPr>
          <w:p w14:paraId="68F24D7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2000</w:t>
            </w:r>
          </w:p>
        </w:tc>
      </w:tr>
      <w:tr w14:paraId="297723A8">
        <w:tblPrEx>
          <w:tblCellMar>
            <w:top w:w="0" w:type="dxa"/>
            <w:left w:w="108" w:type="dxa"/>
            <w:bottom w:w="0" w:type="dxa"/>
            <w:right w:w="108" w:type="dxa"/>
          </w:tblCellMar>
        </w:tblPrEx>
        <w:trPr>
          <w:trHeight w:val="270" w:hRule="atLeast"/>
        </w:trPr>
        <w:tc>
          <w:tcPr>
            <w:tcW w:w="994" w:type="pct"/>
            <w:tcBorders>
              <w:top w:val="nil"/>
              <w:left w:val="nil"/>
              <w:bottom w:val="nil"/>
              <w:right w:val="nil"/>
            </w:tcBorders>
            <w:shd w:val="clear" w:color="auto" w:fill="auto"/>
            <w:vAlign w:val="center"/>
          </w:tcPr>
          <w:p w14:paraId="2037B1E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Ninapro 7</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_Ref184913151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[51]</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13B1AF6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22(20S2A)</w:t>
            </w:r>
          </w:p>
        </w:tc>
        <w:tc>
          <w:tcPr>
            <w:tcW w:w="718" w:type="pct"/>
            <w:tcBorders>
              <w:top w:val="nil"/>
              <w:left w:val="nil"/>
              <w:bottom w:val="nil"/>
              <w:right w:val="nil"/>
            </w:tcBorders>
            <w:shd w:val="clear" w:color="auto" w:fill="auto"/>
            <w:vAlign w:val="center"/>
          </w:tcPr>
          <w:p w14:paraId="22A4031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40</w:t>
            </w:r>
          </w:p>
        </w:tc>
        <w:tc>
          <w:tcPr>
            <w:tcW w:w="856" w:type="pct"/>
            <w:tcBorders>
              <w:top w:val="nil"/>
              <w:left w:val="nil"/>
              <w:bottom w:val="nil"/>
              <w:right w:val="nil"/>
            </w:tcBorders>
            <w:shd w:val="clear" w:color="auto" w:fill="auto"/>
            <w:vAlign w:val="center"/>
          </w:tcPr>
          <w:p w14:paraId="0917C4C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5280</w:t>
            </w:r>
          </w:p>
        </w:tc>
        <w:tc>
          <w:tcPr>
            <w:tcW w:w="856" w:type="pct"/>
            <w:tcBorders>
              <w:top w:val="nil"/>
              <w:left w:val="nil"/>
              <w:bottom w:val="nil"/>
              <w:right w:val="nil"/>
            </w:tcBorders>
            <w:shd w:val="clear" w:color="auto" w:fill="auto"/>
            <w:vAlign w:val="center"/>
          </w:tcPr>
          <w:p w14:paraId="6FE3DE73">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w:t>
            </w:r>
          </w:p>
        </w:tc>
        <w:tc>
          <w:tcPr>
            <w:tcW w:w="720" w:type="pct"/>
            <w:tcBorders>
              <w:top w:val="nil"/>
              <w:left w:val="nil"/>
              <w:bottom w:val="nil"/>
              <w:right w:val="nil"/>
            </w:tcBorders>
            <w:shd w:val="clear" w:color="auto" w:fill="auto"/>
            <w:vAlign w:val="center"/>
          </w:tcPr>
          <w:p w14:paraId="13D9E6C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2000</w:t>
            </w:r>
          </w:p>
        </w:tc>
      </w:tr>
      <w:tr w14:paraId="06903529">
        <w:tblPrEx>
          <w:tblCellMar>
            <w:top w:w="0" w:type="dxa"/>
            <w:left w:w="108" w:type="dxa"/>
            <w:bottom w:w="0" w:type="dxa"/>
            <w:right w:w="108" w:type="dxa"/>
          </w:tblCellMar>
        </w:tblPrEx>
        <w:trPr>
          <w:trHeight w:val="465" w:hRule="atLeast"/>
        </w:trPr>
        <w:tc>
          <w:tcPr>
            <w:tcW w:w="994" w:type="pct"/>
            <w:tcBorders>
              <w:top w:val="nil"/>
              <w:left w:val="nil"/>
              <w:bottom w:val="nil"/>
              <w:right w:val="nil"/>
            </w:tcBorders>
            <w:shd w:val="clear" w:color="auto" w:fill="auto"/>
            <w:vAlign w:val="center"/>
          </w:tcPr>
          <w:p w14:paraId="5A9FA2D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Khushaba 1</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_Ref184913173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[52]</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3936345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8S(6M2F)</w:t>
            </w:r>
          </w:p>
        </w:tc>
        <w:tc>
          <w:tcPr>
            <w:tcW w:w="718" w:type="pct"/>
            <w:tcBorders>
              <w:top w:val="nil"/>
              <w:left w:val="nil"/>
              <w:bottom w:val="nil"/>
              <w:right w:val="nil"/>
            </w:tcBorders>
            <w:shd w:val="clear" w:color="auto" w:fill="auto"/>
            <w:vAlign w:val="center"/>
          </w:tcPr>
          <w:p w14:paraId="6F83F16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w:t>
            </w:r>
          </w:p>
        </w:tc>
        <w:tc>
          <w:tcPr>
            <w:tcW w:w="856" w:type="pct"/>
            <w:tcBorders>
              <w:top w:val="nil"/>
              <w:left w:val="nil"/>
              <w:bottom w:val="nil"/>
              <w:right w:val="nil"/>
            </w:tcBorders>
            <w:shd w:val="clear" w:color="auto" w:fill="auto"/>
            <w:vAlign w:val="center"/>
          </w:tcPr>
          <w:p w14:paraId="33D20FC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480</w:t>
            </w:r>
          </w:p>
        </w:tc>
        <w:tc>
          <w:tcPr>
            <w:tcW w:w="856" w:type="pct"/>
            <w:tcBorders>
              <w:top w:val="nil"/>
              <w:left w:val="nil"/>
              <w:bottom w:val="nil"/>
              <w:right w:val="nil"/>
            </w:tcBorders>
            <w:shd w:val="clear" w:color="auto" w:fill="auto"/>
            <w:vAlign w:val="center"/>
          </w:tcPr>
          <w:p w14:paraId="1CB356A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手指</w:t>
            </w:r>
          </w:p>
        </w:tc>
        <w:tc>
          <w:tcPr>
            <w:tcW w:w="720" w:type="pct"/>
            <w:tcBorders>
              <w:top w:val="nil"/>
              <w:left w:val="nil"/>
              <w:bottom w:val="nil"/>
              <w:right w:val="nil"/>
            </w:tcBorders>
            <w:shd w:val="clear" w:color="auto" w:fill="auto"/>
            <w:vAlign w:val="center"/>
          </w:tcPr>
          <w:p w14:paraId="270F071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4000</w:t>
            </w:r>
          </w:p>
        </w:tc>
      </w:tr>
      <w:tr w14:paraId="10EE6716">
        <w:tblPrEx>
          <w:tblCellMar>
            <w:top w:w="0" w:type="dxa"/>
            <w:left w:w="108" w:type="dxa"/>
            <w:bottom w:w="0" w:type="dxa"/>
            <w:right w:w="108" w:type="dxa"/>
          </w:tblCellMar>
        </w:tblPrEx>
        <w:trPr>
          <w:trHeight w:val="270" w:hRule="atLeast"/>
        </w:trPr>
        <w:tc>
          <w:tcPr>
            <w:tcW w:w="994" w:type="pct"/>
            <w:tcBorders>
              <w:top w:val="nil"/>
              <w:left w:val="nil"/>
              <w:bottom w:val="nil"/>
              <w:right w:val="nil"/>
            </w:tcBorders>
            <w:shd w:val="clear" w:color="auto" w:fill="auto"/>
            <w:vAlign w:val="center"/>
          </w:tcPr>
          <w:p w14:paraId="655408A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Khushaba 4</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_Ref184913181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[53]</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63DD200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11S(9M2F)</w:t>
            </w:r>
          </w:p>
        </w:tc>
        <w:tc>
          <w:tcPr>
            <w:tcW w:w="718" w:type="pct"/>
            <w:tcBorders>
              <w:top w:val="nil"/>
              <w:left w:val="nil"/>
              <w:bottom w:val="nil"/>
              <w:right w:val="nil"/>
            </w:tcBorders>
            <w:shd w:val="clear" w:color="auto" w:fill="auto"/>
            <w:vAlign w:val="center"/>
          </w:tcPr>
          <w:p w14:paraId="35225DD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7</w:t>
            </w:r>
          </w:p>
        </w:tc>
        <w:tc>
          <w:tcPr>
            <w:tcW w:w="856" w:type="pct"/>
            <w:tcBorders>
              <w:top w:val="nil"/>
              <w:left w:val="nil"/>
              <w:bottom w:val="nil"/>
              <w:right w:val="nil"/>
            </w:tcBorders>
            <w:shd w:val="clear" w:color="auto" w:fill="auto"/>
            <w:vAlign w:val="center"/>
          </w:tcPr>
          <w:p w14:paraId="0277153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2310</w:t>
            </w:r>
          </w:p>
        </w:tc>
        <w:tc>
          <w:tcPr>
            <w:tcW w:w="856" w:type="pct"/>
            <w:tcBorders>
              <w:top w:val="nil"/>
              <w:left w:val="nil"/>
              <w:bottom w:val="nil"/>
              <w:right w:val="nil"/>
            </w:tcBorders>
            <w:shd w:val="clear" w:color="auto" w:fill="auto"/>
            <w:vAlign w:val="center"/>
          </w:tcPr>
          <w:p w14:paraId="2D76A2F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上肢</w:t>
            </w:r>
          </w:p>
        </w:tc>
        <w:tc>
          <w:tcPr>
            <w:tcW w:w="720" w:type="pct"/>
            <w:tcBorders>
              <w:top w:val="nil"/>
              <w:left w:val="nil"/>
              <w:bottom w:val="nil"/>
              <w:right w:val="nil"/>
            </w:tcBorders>
            <w:shd w:val="clear" w:color="auto" w:fill="auto"/>
            <w:vAlign w:val="center"/>
          </w:tcPr>
          <w:p w14:paraId="3B56EDD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4000</w:t>
            </w:r>
          </w:p>
        </w:tc>
      </w:tr>
      <w:tr w14:paraId="5B584CAB">
        <w:tblPrEx>
          <w:tblCellMar>
            <w:top w:w="0" w:type="dxa"/>
            <w:left w:w="108" w:type="dxa"/>
            <w:bottom w:w="0" w:type="dxa"/>
            <w:right w:w="108" w:type="dxa"/>
          </w:tblCellMar>
        </w:tblPrEx>
        <w:trPr>
          <w:trHeight w:val="270" w:hRule="atLeast"/>
        </w:trPr>
        <w:tc>
          <w:tcPr>
            <w:tcW w:w="994" w:type="pct"/>
            <w:tcBorders>
              <w:top w:val="nil"/>
              <w:left w:val="nil"/>
              <w:bottom w:val="nil"/>
              <w:right w:val="nil"/>
            </w:tcBorders>
            <w:shd w:val="clear" w:color="auto" w:fill="auto"/>
            <w:vAlign w:val="center"/>
          </w:tcPr>
          <w:p w14:paraId="24F569A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Sapsanis 1</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_Ref184913187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[54]</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75E2B0A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5S(2M3F)</w:t>
            </w:r>
          </w:p>
        </w:tc>
        <w:tc>
          <w:tcPr>
            <w:tcW w:w="718" w:type="pct"/>
            <w:tcBorders>
              <w:top w:val="nil"/>
              <w:left w:val="nil"/>
              <w:bottom w:val="nil"/>
              <w:right w:val="nil"/>
            </w:tcBorders>
            <w:shd w:val="clear" w:color="auto" w:fill="auto"/>
            <w:vAlign w:val="center"/>
          </w:tcPr>
          <w:p w14:paraId="14A1304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856" w:type="pct"/>
            <w:tcBorders>
              <w:top w:val="nil"/>
              <w:left w:val="nil"/>
              <w:bottom w:val="nil"/>
              <w:right w:val="nil"/>
            </w:tcBorders>
            <w:shd w:val="clear" w:color="auto" w:fill="auto"/>
            <w:vAlign w:val="center"/>
          </w:tcPr>
          <w:p w14:paraId="06C69DD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900</w:t>
            </w:r>
          </w:p>
        </w:tc>
        <w:tc>
          <w:tcPr>
            <w:tcW w:w="856" w:type="pct"/>
            <w:tcBorders>
              <w:top w:val="nil"/>
              <w:left w:val="nil"/>
              <w:bottom w:val="nil"/>
              <w:right w:val="nil"/>
            </w:tcBorders>
            <w:shd w:val="clear" w:color="auto" w:fill="auto"/>
            <w:vAlign w:val="center"/>
          </w:tcPr>
          <w:p w14:paraId="0CA3015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手</w:t>
            </w:r>
          </w:p>
        </w:tc>
        <w:tc>
          <w:tcPr>
            <w:tcW w:w="720" w:type="pct"/>
            <w:tcBorders>
              <w:top w:val="nil"/>
              <w:left w:val="nil"/>
              <w:bottom w:val="nil"/>
              <w:right w:val="nil"/>
            </w:tcBorders>
            <w:shd w:val="clear" w:color="auto" w:fill="auto"/>
            <w:vAlign w:val="center"/>
          </w:tcPr>
          <w:p w14:paraId="647799E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500</w:t>
            </w:r>
          </w:p>
        </w:tc>
      </w:tr>
      <w:tr w14:paraId="15C6BF07">
        <w:tblPrEx>
          <w:tblCellMar>
            <w:top w:w="0" w:type="dxa"/>
            <w:left w:w="108" w:type="dxa"/>
            <w:bottom w:w="0" w:type="dxa"/>
            <w:right w:w="108" w:type="dxa"/>
          </w:tblCellMar>
        </w:tblPrEx>
        <w:trPr>
          <w:trHeight w:val="270" w:hRule="atLeast"/>
        </w:trPr>
        <w:tc>
          <w:tcPr>
            <w:tcW w:w="994" w:type="pct"/>
            <w:tcBorders>
              <w:top w:val="nil"/>
              <w:left w:val="nil"/>
              <w:bottom w:val="nil"/>
              <w:right w:val="nil"/>
            </w:tcBorders>
            <w:shd w:val="clear" w:color="auto" w:fill="auto"/>
            <w:vAlign w:val="center"/>
          </w:tcPr>
          <w:p w14:paraId="658231D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Sapsanis 2</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_Ref184913194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[55]</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4EBE9FE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1S</w:t>
            </w:r>
          </w:p>
        </w:tc>
        <w:tc>
          <w:tcPr>
            <w:tcW w:w="718" w:type="pct"/>
            <w:tcBorders>
              <w:top w:val="nil"/>
              <w:left w:val="nil"/>
              <w:bottom w:val="nil"/>
              <w:right w:val="nil"/>
            </w:tcBorders>
            <w:shd w:val="clear" w:color="auto" w:fill="auto"/>
            <w:vAlign w:val="center"/>
          </w:tcPr>
          <w:p w14:paraId="020A485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w:t>
            </w:r>
          </w:p>
        </w:tc>
        <w:tc>
          <w:tcPr>
            <w:tcW w:w="856" w:type="pct"/>
            <w:tcBorders>
              <w:top w:val="nil"/>
              <w:left w:val="nil"/>
              <w:bottom w:val="nil"/>
              <w:right w:val="nil"/>
            </w:tcBorders>
            <w:shd w:val="clear" w:color="auto" w:fill="auto"/>
            <w:vAlign w:val="center"/>
          </w:tcPr>
          <w:p w14:paraId="5F8664D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1800</w:t>
            </w:r>
          </w:p>
        </w:tc>
        <w:tc>
          <w:tcPr>
            <w:tcW w:w="856" w:type="pct"/>
            <w:tcBorders>
              <w:top w:val="nil"/>
              <w:left w:val="nil"/>
              <w:bottom w:val="nil"/>
              <w:right w:val="nil"/>
            </w:tcBorders>
            <w:shd w:val="clear" w:color="auto" w:fill="auto"/>
            <w:vAlign w:val="center"/>
          </w:tcPr>
          <w:p w14:paraId="41D72BC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手</w:t>
            </w:r>
          </w:p>
        </w:tc>
        <w:tc>
          <w:tcPr>
            <w:tcW w:w="720" w:type="pct"/>
            <w:tcBorders>
              <w:top w:val="nil"/>
              <w:left w:val="nil"/>
              <w:bottom w:val="nil"/>
              <w:right w:val="nil"/>
            </w:tcBorders>
            <w:shd w:val="clear" w:color="auto" w:fill="auto"/>
            <w:vAlign w:val="center"/>
          </w:tcPr>
          <w:p w14:paraId="76B841F1">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4000</w:t>
            </w:r>
          </w:p>
        </w:tc>
      </w:tr>
      <w:tr w14:paraId="76DC8EDA">
        <w:tblPrEx>
          <w:tblCellMar>
            <w:top w:w="0" w:type="dxa"/>
            <w:left w:w="108" w:type="dxa"/>
            <w:bottom w:w="0" w:type="dxa"/>
            <w:right w:w="108" w:type="dxa"/>
          </w:tblCellMar>
        </w:tblPrEx>
        <w:trPr>
          <w:trHeight w:val="270" w:hRule="atLeast"/>
        </w:trPr>
        <w:tc>
          <w:tcPr>
            <w:tcW w:w="994" w:type="pct"/>
            <w:tcBorders>
              <w:top w:val="nil"/>
              <w:left w:val="nil"/>
              <w:bottom w:val="nil"/>
              <w:right w:val="nil"/>
            </w:tcBorders>
            <w:shd w:val="clear" w:color="auto" w:fill="auto"/>
            <w:vAlign w:val="center"/>
          </w:tcPr>
          <w:p w14:paraId="049B286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Al-Timemy</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_Ref184913201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[56]</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4F6A3F2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9A(7M2F)</w:t>
            </w:r>
          </w:p>
        </w:tc>
        <w:tc>
          <w:tcPr>
            <w:tcW w:w="718" w:type="pct"/>
            <w:tcBorders>
              <w:top w:val="nil"/>
              <w:left w:val="nil"/>
              <w:bottom w:val="nil"/>
              <w:right w:val="nil"/>
            </w:tcBorders>
            <w:shd w:val="clear" w:color="auto" w:fill="auto"/>
            <w:vAlign w:val="center"/>
          </w:tcPr>
          <w:p w14:paraId="3A0684E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6</w:t>
            </w:r>
          </w:p>
        </w:tc>
        <w:tc>
          <w:tcPr>
            <w:tcW w:w="856" w:type="pct"/>
            <w:tcBorders>
              <w:top w:val="nil"/>
              <w:left w:val="nil"/>
              <w:bottom w:val="nil"/>
              <w:right w:val="nil"/>
            </w:tcBorders>
            <w:shd w:val="clear" w:color="auto" w:fill="auto"/>
            <w:vAlign w:val="center"/>
          </w:tcPr>
          <w:p w14:paraId="2726614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1077</w:t>
            </w:r>
          </w:p>
        </w:tc>
        <w:tc>
          <w:tcPr>
            <w:tcW w:w="856" w:type="pct"/>
            <w:tcBorders>
              <w:top w:val="nil"/>
              <w:left w:val="nil"/>
              <w:bottom w:val="nil"/>
              <w:right w:val="nil"/>
            </w:tcBorders>
            <w:shd w:val="clear" w:color="auto" w:fill="auto"/>
            <w:vAlign w:val="center"/>
          </w:tcPr>
          <w:p w14:paraId="066F7B5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手</w:t>
            </w:r>
          </w:p>
        </w:tc>
        <w:tc>
          <w:tcPr>
            <w:tcW w:w="720" w:type="pct"/>
            <w:tcBorders>
              <w:top w:val="nil"/>
              <w:left w:val="nil"/>
              <w:bottom w:val="nil"/>
              <w:right w:val="nil"/>
            </w:tcBorders>
            <w:shd w:val="clear" w:color="auto" w:fill="auto"/>
            <w:vAlign w:val="center"/>
          </w:tcPr>
          <w:p w14:paraId="7DDBDDE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2000</w:t>
            </w:r>
          </w:p>
        </w:tc>
      </w:tr>
      <w:tr w14:paraId="178169A3">
        <w:tblPrEx>
          <w:tblCellMar>
            <w:top w:w="0" w:type="dxa"/>
            <w:left w:w="108" w:type="dxa"/>
            <w:bottom w:w="0" w:type="dxa"/>
            <w:right w:w="108" w:type="dxa"/>
          </w:tblCellMar>
        </w:tblPrEx>
        <w:trPr>
          <w:trHeight w:val="540" w:hRule="atLeast"/>
        </w:trPr>
        <w:tc>
          <w:tcPr>
            <w:tcW w:w="994" w:type="pct"/>
            <w:tcBorders>
              <w:top w:val="nil"/>
              <w:left w:val="nil"/>
              <w:bottom w:val="nil"/>
              <w:right w:val="nil"/>
            </w:tcBorders>
            <w:shd w:val="clear" w:color="auto" w:fill="auto"/>
            <w:vAlign w:val="center"/>
          </w:tcPr>
          <w:p w14:paraId="06613A5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Theo</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_Ref184913208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[57]</w:t>
            </w:r>
            <w:r>
              <w:rPr>
                <w:rFonts w:eastAsia="宋体" w:cs="Times New Roman"/>
                <w:color w:val="000000"/>
                <w:kern w:val="0"/>
                <w:sz w:val="18"/>
                <w:szCs w:val="18"/>
                <w:vertAlign w:val="superscript"/>
                <w:lang w:bidi="ar"/>
              </w:rPr>
              <w:fldChar w:fldCharType="end"/>
            </w:r>
          </w:p>
        </w:tc>
        <w:tc>
          <w:tcPr>
            <w:tcW w:w="856" w:type="pct"/>
            <w:tcBorders>
              <w:top w:val="nil"/>
              <w:left w:val="nil"/>
              <w:bottom w:val="nil"/>
              <w:right w:val="nil"/>
            </w:tcBorders>
            <w:shd w:val="clear" w:color="auto" w:fill="auto"/>
            <w:vAlign w:val="center"/>
          </w:tcPr>
          <w:p w14:paraId="5B0883F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4S(3M1F)</w:t>
            </w:r>
          </w:p>
        </w:tc>
        <w:tc>
          <w:tcPr>
            <w:tcW w:w="718" w:type="pct"/>
            <w:tcBorders>
              <w:top w:val="nil"/>
              <w:left w:val="nil"/>
              <w:bottom w:val="nil"/>
              <w:right w:val="nil"/>
            </w:tcBorders>
            <w:shd w:val="clear" w:color="auto" w:fill="auto"/>
            <w:vAlign w:val="center"/>
          </w:tcPr>
          <w:p w14:paraId="70BB321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w:t>
            </w:r>
          </w:p>
        </w:tc>
        <w:tc>
          <w:tcPr>
            <w:tcW w:w="856" w:type="pct"/>
            <w:tcBorders>
              <w:top w:val="nil"/>
              <w:left w:val="nil"/>
              <w:bottom w:val="nil"/>
              <w:right w:val="nil"/>
            </w:tcBorders>
            <w:shd w:val="clear" w:color="auto" w:fill="auto"/>
            <w:vAlign w:val="center"/>
          </w:tcPr>
          <w:p w14:paraId="587E296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w:t>
            </w:r>
          </w:p>
        </w:tc>
        <w:tc>
          <w:tcPr>
            <w:tcW w:w="856" w:type="pct"/>
            <w:tcBorders>
              <w:top w:val="nil"/>
              <w:left w:val="nil"/>
              <w:bottom w:val="nil"/>
              <w:right w:val="nil"/>
            </w:tcBorders>
            <w:shd w:val="clear" w:color="auto" w:fill="auto"/>
            <w:vAlign w:val="center"/>
          </w:tcPr>
          <w:p w14:paraId="7B07F88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上臂、大腿</w:t>
            </w:r>
          </w:p>
        </w:tc>
        <w:tc>
          <w:tcPr>
            <w:tcW w:w="720" w:type="pct"/>
            <w:tcBorders>
              <w:top w:val="nil"/>
              <w:left w:val="nil"/>
              <w:bottom w:val="nil"/>
              <w:right w:val="nil"/>
            </w:tcBorders>
            <w:shd w:val="clear" w:color="auto" w:fill="auto"/>
            <w:vAlign w:val="center"/>
          </w:tcPr>
          <w:p w14:paraId="7BD78E77">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1000</w:t>
            </w:r>
          </w:p>
        </w:tc>
      </w:tr>
      <w:tr w14:paraId="27D1C883">
        <w:tblPrEx>
          <w:tblCellMar>
            <w:top w:w="0" w:type="dxa"/>
            <w:left w:w="108" w:type="dxa"/>
            <w:bottom w:w="0" w:type="dxa"/>
            <w:right w:w="108" w:type="dxa"/>
          </w:tblCellMar>
        </w:tblPrEx>
        <w:trPr>
          <w:trHeight w:val="274" w:hRule="atLeast"/>
        </w:trPr>
        <w:tc>
          <w:tcPr>
            <w:tcW w:w="994" w:type="pct"/>
            <w:tcBorders>
              <w:top w:val="nil"/>
              <w:left w:val="nil"/>
              <w:right w:val="nil"/>
            </w:tcBorders>
            <w:shd w:val="clear" w:color="auto" w:fill="auto"/>
            <w:vAlign w:val="center"/>
          </w:tcPr>
          <w:p w14:paraId="5ABE562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BASAN</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_Ref184913215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fldChar w:fldCharType="end"/>
            </w:r>
          </w:p>
        </w:tc>
        <w:tc>
          <w:tcPr>
            <w:tcW w:w="856" w:type="pct"/>
            <w:tcBorders>
              <w:top w:val="nil"/>
              <w:left w:val="nil"/>
              <w:right w:val="nil"/>
            </w:tcBorders>
            <w:shd w:val="clear" w:color="auto" w:fill="auto"/>
            <w:vAlign w:val="center"/>
          </w:tcPr>
          <w:p w14:paraId="52FCCC8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22S</w:t>
            </w:r>
          </w:p>
        </w:tc>
        <w:tc>
          <w:tcPr>
            <w:tcW w:w="718" w:type="pct"/>
            <w:tcBorders>
              <w:top w:val="nil"/>
              <w:left w:val="nil"/>
              <w:right w:val="nil"/>
            </w:tcBorders>
            <w:shd w:val="clear" w:color="auto" w:fill="auto"/>
            <w:vAlign w:val="center"/>
          </w:tcPr>
          <w:p w14:paraId="473EF1C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w:t>
            </w:r>
          </w:p>
        </w:tc>
        <w:tc>
          <w:tcPr>
            <w:tcW w:w="856" w:type="pct"/>
            <w:tcBorders>
              <w:top w:val="nil"/>
              <w:left w:val="nil"/>
              <w:right w:val="nil"/>
            </w:tcBorders>
            <w:shd w:val="clear" w:color="auto" w:fill="auto"/>
            <w:vAlign w:val="center"/>
          </w:tcPr>
          <w:p w14:paraId="54CECCA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132</w:t>
            </w:r>
          </w:p>
        </w:tc>
        <w:tc>
          <w:tcPr>
            <w:tcW w:w="856" w:type="pct"/>
            <w:tcBorders>
              <w:top w:val="nil"/>
              <w:left w:val="nil"/>
              <w:right w:val="nil"/>
            </w:tcBorders>
            <w:shd w:val="clear" w:color="auto" w:fill="auto"/>
            <w:vAlign w:val="center"/>
          </w:tcPr>
          <w:p w14:paraId="1C8E806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上肢</w:t>
            </w:r>
          </w:p>
        </w:tc>
        <w:tc>
          <w:tcPr>
            <w:tcW w:w="720" w:type="pct"/>
            <w:tcBorders>
              <w:top w:val="nil"/>
              <w:left w:val="nil"/>
              <w:right w:val="nil"/>
            </w:tcBorders>
            <w:shd w:val="clear" w:color="auto" w:fill="auto"/>
            <w:vAlign w:val="center"/>
          </w:tcPr>
          <w:p w14:paraId="21DFF54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1000</w:t>
            </w:r>
          </w:p>
        </w:tc>
      </w:tr>
      <w:tr w14:paraId="0FD9FEC5">
        <w:tblPrEx>
          <w:tblCellMar>
            <w:top w:w="0" w:type="dxa"/>
            <w:left w:w="108" w:type="dxa"/>
            <w:bottom w:w="0" w:type="dxa"/>
            <w:right w:w="108" w:type="dxa"/>
          </w:tblCellMar>
        </w:tblPrEx>
        <w:trPr>
          <w:trHeight w:val="270" w:hRule="atLeast"/>
        </w:trPr>
        <w:tc>
          <w:tcPr>
            <w:tcW w:w="994" w:type="pct"/>
            <w:tcBorders>
              <w:top w:val="nil"/>
              <w:left w:val="nil"/>
              <w:bottom w:val="single" w:color="auto" w:sz="4" w:space="0"/>
              <w:right w:val="nil"/>
            </w:tcBorders>
            <w:shd w:val="clear" w:color="auto" w:fill="auto"/>
            <w:vAlign w:val="center"/>
          </w:tcPr>
          <w:p w14:paraId="36061F0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HAR-sEMG</w:t>
            </w:r>
            <w:r>
              <w:rPr>
                <w:rFonts w:eastAsia="宋体" w:cs="Times New Roman"/>
                <w:color w:val="000000"/>
                <w:kern w:val="0"/>
                <w:sz w:val="18"/>
                <w:szCs w:val="18"/>
                <w:vertAlign w:val="superscript"/>
                <w:lang w:bidi="ar"/>
              </w:rPr>
              <w:fldChar w:fldCharType="begin"/>
            </w:r>
            <w:r>
              <w:rPr>
                <w:rFonts w:eastAsia="宋体" w:cs="Times New Roman"/>
                <w:color w:val="000000"/>
                <w:kern w:val="0"/>
                <w:sz w:val="18"/>
                <w:szCs w:val="18"/>
                <w:vertAlign w:val="superscript"/>
                <w:lang w:bidi="ar"/>
              </w:rPr>
              <w:instrText xml:space="preserve"> REF _Ref184913223 \r \h </w:instrText>
            </w:r>
            <w:r>
              <w:rPr>
                <w:rFonts w:eastAsia="宋体" w:cs="Times New Roman"/>
                <w:color w:val="000000"/>
                <w:kern w:val="0"/>
                <w:sz w:val="18"/>
                <w:szCs w:val="18"/>
                <w:vertAlign w:val="superscript"/>
                <w:lang w:bidi="ar"/>
              </w:rPr>
              <w:fldChar w:fldCharType="separate"/>
            </w:r>
            <w:r>
              <w:rPr>
                <w:rFonts w:eastAsia="宋体" w:cs="Times New Roman"/>
                <w:color w:val="000000"/>
                <w:kern w:val="0"/>
                <w:sz w:val="18"/>
                <w:szCs w:val="18"/>
                <w:vertAlign w:val="superscript"/>
                <w:lang w:bidi="ar"/>
              </w:rPr>
              <w:t>[58]</w:t>
            </w:r>
            <w:r>
              <w:rPr>
                <w:rFonts w:eastAsia="宋体" w:cs="Times New Roman"/>
                <w:color w:val="000000"/>
                <w:kern w:val="0"/>
                <w:sz w:val="18"/>
                <w:szCs w:val="18"/>
                <w:vertAlign w:val="superscript"/>
                <w:lang w:bidi="ar"/>
              </w:rPr>
              <w:fldChar w:fldCharType="end"/>
            </w:r>
          </w:p>
        </w:tc>
        <w:tc>
          <w:tcPr>
            <w:tcW w:w="856" w:type="pct"/>
            <w:tcBorders>
              <w:top w:val="nil"/>
              <w:left w:val="nil"/>
              <w:bottom w:val="single" w:color="auto" w:sz="4" w:space="0"/>
              <w:right w:val="nil"/>
            </w:tcBorders>
            <w:shd w:val="clear" w:color="auto" w:fill="auto"/>
            <w:vAlign w:val="center"/>
          </w:tcPr>
          <w:p w14:paraId="23E06C4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9S(7M2F)</w:t>
            </w:r>
          </w:p>
        </w:tc>
        <w:tc>
          <w:tcPr>
            <w:tcW w:w="718" w:type="pct"/>
            <w:tcBorders>
              <w:top w:val="nil"/>
              <w:left w:val="nil"/>
              <w:bottom w:val="single" w:color="auto" w:sz="4" w:space="0"/>
              <w:right w:val="nil"/>
            </w:tcBorders>
            <w:shd w:val="clear" w:color="auto" w:fill="auto"/>
            <w:vAlign w:val="center"/>
          </w:tcPr>
          <w:p w14:paraId="73A62CB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5</w:t>
            </w:r>
          </w:p>
        </w:tc>
        <w:tc>
          <w:tcPr>
            <w:tcW w:w="856" w:type="pct"/>
            <w:tcBorders>
              <w:top w:val="nil"/>
              <w:left w:val="nil"/>
              <w:bottom w:val="single" w:color="auto" w:sz="4" w:space="0"/>
              <w:right w:val="nil"/>
            </w:tcBorders>
            <w:shd w:val="clear" w:color="auto" w:fill="auto"/>
            <w:vAlign w:val="center"/>
          </w:tcPr>
          <w:p w14:paraId="490D60C9">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3600</w:t>
            </w:r>
          </w:p>
        </w:tc>
        <w:tc>
          <w:tcPr>
            <w:tcW w:w="856" w:type="pct"/>
            <w:tcBorders>
              <w:top w:val="nil"/>
              <w:left w:val="nil"/>
              <w:bottom w:val="single" w:color="auto" w:sz="4" w:space="0"/>
              <w:right w:val="nil"/>
            </w:tcBorders>
            <w:shd w:val="clear" w:color="auto" w:fill="auto"/>
            <w:vAlign w:val="center"/>
          </w:tcPr>
          <w:p w14:paraId="2146DAC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上肢</w:t>
            </w:r>
          </w:p>
        </w:tc>
        <w:tc>
          <w:tcPr>
            <w:tcW w:w="720" w:type="pct"/>
            <w:tcBorders>
              <w:top w:val="nil"/>
              <w:left w:val="nil"/>
              <w:bottom w:val="single" w:color="auto" w:sz="4" w:space="0"/>
              <w:right w:val="nil"/>
            </w:tcBorders>
            <w:shd w:val="clear" w:color="auto" w:fill="auto"/>
            <w:vAlign w:val="center"/>
          </w:tcPr>
          <w:p w14:paraId="3644FE3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2000</w:t>
            </w:r>
          </w:p>
        </w:tc>
      </w:tr>
    </w:tbl>
    <w:p w14:paraId="390F7D2B">
      <w:pPr>
        <w:ind w:firstLine="180" w:firstLineChars="100"/>
        <w:rPr>
          <w:rFonts w:eastAsia="宋体" w:cs="Times New Roman"/>
          <w:color w:val="000000"/>
          <w:kern w:val="0"/>
          <w:sz w:val="18"/>
          <w:szCs w:val="18"/>
          <w:lang w:bidi="ar"/>
        </w:rPr>
      </w:pPr>
      <w:r>
        <w:rPr>
          <w:rFonts w:hint="eastAsia" w:eastAsia="宋体" w:cs="Times New Roman"/>
          <w:color w:val="000000"/>
          <w:kern w:val="0"/>
          <w:sz w:val="18"/>
          <w:szCs w:val="18"/>
          <w:lang w:bidi="ar"/>
        </w:rPr>
        <w:t>注：S</w:t>
      </w:r>
      <w:r>
        <w:rPr>
          <w:rFonts w:hint="eastAsia" w:ascii="宋体" w:hAnsi="宋体" w:eastAsia="宋体" w:cs="宋体"/>
          <w:color w:val="000000"/>
          <w:kern w:val="0"/>
          <w:sz w:val="18"/>
          <w:szCs w:val="18"/>
          <w:lang w:bidi="ar"/>
        </w:rPr>
        <w:t>表示</w:t>
      </w:r>
      <w:r>
        <w:rPr>
          <w:rFonts w:hint="eastAsia" w:eastAsia="宋体" w:cs="Times New Roman"/>
          <w:color w:val="000000"/>
          <w:kern w:val="0"/>
          <w:sz w:val="18"/>
          <w:szCs w:val="18"/>
          <w:lang w:bidi="ar"/>
        </w:rPr>
        <w:t>声音，A</w:t>
      </w:r>
      <w:r>
        <w:rPr>
          <w:rFonts w:hint="eastAsia" w:ascii="宋体" w:hAnsi="宋体" w:eastAsia="宋体" w:cs="宋体"/>
          <w:color w:val="000000"/>
          <w:kern w:val="0"/>
          <w:sz w:val="18"/>
          <w:szCs w:val="18"/>
          <w:lang w:bidi="ar"/>
        </w:rPr>
        <w:t>表示</w:t>
      </w:r>
      <w:r>
        <w:rPr>
          <w:rFonts w:hint="eastAsia" w:eastAsia="宋体" w:cs="Times New Roman"/>
          <w:color w:val="000000"/>
          <w:kern w:val="0"/>
          <w:sz w:val="18"/>
          <w:szCs w:val="18"/>
          <w:lang w:bidi="ar"/>
        </w:rPr>
        <w:t>截肢者，M</w:t>
      </w:r>
      <w:r>
        <w:rPr>
          <w:rFonts w:hint="eastAsia" w:ascii="宋体" w:hAnsi="宋体" w:eastAsia="宋体" w:cs="宋体"/>
          <w:color w:val="000000"/>
          <w:kern w:val="0"/>
          <w:sz w:val="18"/>
          <w:szCs w:val="18"/>
          <w:lang w:bidi="ar"/>
        </w:rPr>
        <w:t>表示</w:t>
      </w:r>
      <w:r>
        <w:rPr>
          <w:rFonts w:hint="eastAsia" w:eastAsia="宋体" w:cs="Times New Roman"/>
          <w:color w:val="000000"/>
          <w:kern w:val="0"/>
          <w:sz w:val="18"/>
          <w:szCs w:val="18"/>
          <w:lang w:bidi="ar"/>
        </w:rPr>
        <w:t>男性，F</w:t>
      </w:r>
      <w:r>
        <w:rPr>
          <w:rFonts w:hint="eastAsia" w:ascii="宋体" w:hAnsi="宋体" w:eastAsia="宋体" w:cs="宋体"/>
          <w:color w:val="000000"/>
          <w:kern w:val="0"/>
          <w:sz w:val="18"/>
          <w:szCs w:val="18"/>
          <w:lang w:bidi="ar"/>
        </w:rPr>
        <w:t>表示</w:t>
      </w:r>
      <w:r>
        <w:rPr>
          <w:rFonts w:hint="eastAsia" w:eastAsia="宋体" w:cs="Times New Roman"/>
          <w:color w:val="000000"/>
          <w:kern w:val="0"/>
          <w:sz w:val="18"/>
          <w:szCs w:val="18"/>
          <w:lang w:bidi="ar"/>
        </w:rPr>
        <w:t>女性。</w:t>
      </w:r>
    </w:p>
    <w:p w14:paraId="2241BDE7">
      <w:pPr>
        <w:spacing w:before="312" w:beforeLines="100" w:after="312" w:afterLines="100"/>
        <w:ind w:firstLine="0" w:firstLineChars="0"/>
        <w:outlineLvl w:val="0"/>
        <w:rPr>
          <w:b/>
          <w:sz w:val="32"/>
          <w:szCs w:val="32"/>
        </w:rPr>
      </w:pPr>
      <w:r>
        <w:rPr>
          <w:rFonts w:hint="eastAsia"/>
          <w:b/>
          <w:sz w:val="32"/>
          <w:szCs w:val="32"/>
        </w:rPr>
        <w:t>4 智能算法</w:t>
      </w:r>
    </w:p>
    <w:p w14:paraId="4F1F143E">
      <w:pPr>
        <w:spacing w:before="156" w:beforeLines="50" w:after="156" w:afterLines="50"/>
        <w:ind w:firstLine="0" w:firstLineChars="0"/>
        <w:jc w:val="left"/>
        <w:outlineLvl w:val="1"/>
        <w:rPr>
          <w:b/>
          <w:sz w:val="30"/>
          <w:szCs w:val="30"/>
        </w:rPr>
      </w:pPr>
      <w:r>
        <w:rPr>
          <w:rFonts w:hint="eastAsia"/>
          <w:b/>
          <w:sz w:val="30"/>
          <w:szCs w:val="30"/>
        </w:rPr>
        <w:t>4.1 机器学习算法</w:t>
      </w:r>
    </w:p>
    <w:p w14:paraId="765879BE">
      <w:pPr>
        <w:ind w:firstLine="480"/>
      </w:pPr>
      <w:r>
        <w:t>机器学习算法依赖</w:t>
      </w:r>
      <w:r>
        <w:rPr>
          <w:rFonts w:hint="eastAsia"/>
        </w:rPr>
        <w:t>手工</w:t>
      </w:r>
      <w:r>
        <w:t>特征提取，</w:t>
      </w:r>
      <w:r>
        <w:rPr>
          <w:rFonts w:hint="eastAsia"/>
        </w:rPr>
        <w:t>首先对</w:t>
      </w:r>
      <w:r>
        <w:t>传感器的</w:t>
      </w:r>
      <w:r>
        <w:rPr>
          <w:rFonts w:hint="eastAsia"/>
        </w:rPr>
        <w:t>采集</w:t>
      </w:r>
      <w:r>
        <w:t>数据</w:t>
      </w:r>
      <w:r>
        <w:rPr>
          <w:rFonts w:hint="eastAsia"/>
        </w:rPr>
        <w:t>进行预处理和</w:t>
      </w:r>
      <w:r>
        <w:t>特征提取，</w:t>
      </w:r>
      <w:r>
        <w:rPr>
          <w:rFonts w:hint="eastAsia"/>
        </w:rPr>
        <w:t>再利用有监督或无监督的机器学习算法实现分类</w:t>
      </w:r>
      <w:r>
        <w:t>。</w:t>
      </w:r>
    </w:p>
    <w:p w14:paraId="3B436B74">
      <w:pPr>
        <w:ind w:firstLine="0" w:firstLineChars="0"/>
        <w:outlineLvl w:val="2"/>
        <w:rPr>
          <w:b/>
          <w:bCs/>
        </w:rPr>
      </w:pPr>
      <w:r>
        <w:rPr>
          <w:b/>
          <w:bCs/>
        </w:rPr>
        <w:t xml:space="preserve">4.1.1 </w:t>
      </w:r>
      <w:r>
        <w:rPr>
          <w:rFonts w:hint="eastAsia"/>
          <w:b/>
          <w:bCs/>
        </w:rPr>
        <w:t>数据预处理</w:t>
      </w:r>
    </w:p>
    <w:p w14:paraId="247E1DAE">
      <w:pPr>
        <w:ind w:firstLine="480"/>
      </w:pPr>
      <w:r>
        <w:rPr>
          <w:rFonts w:hint="eastAsia"/>
        </w:rPr>
        <w:t>考虑到可穿戴传感器的原始采集数据包含噪声特征，导致分类效果不佳。因此需要在算法</w:t>
      </w:r>
      <w:r>
        <w:t>识别</w:t>
      </w:r>
      <w:r>
        <w:rPr>
          <w:rFonts w:hint="eastAsia"/>
        </w:rPr>
        <w:t>之前消除噪声和冗余信号。带有FMG和IMU传感器的信噪比</w:t>
      </w:r>
      <w:r>
        <w:t>（</w:t>
      </w:r>
      <w:r>
        <w:rPr>
          <w:rFonts w:hint="eastAsia"/>
        </w:rPr>
        <w:t>SNR）在可接受范围内，一般无需滤波，但通常需要纳入校准传感器参数。sEMG传感器数据的预处理包括偏移补偿、预平滑、整流和放大等步骤，并</w:t>
      </w:r>
      <w:r>
        <w:t>利用中值滤波、高斯滤波、卡尔曼滤波和小波阈值去噪</w:t>
      </w:r>
      <w:r>
        <w:rPr>
          <w:rFonts w:hint="eastAsia"/>
        </w:rPr>
        <w:t>。</w:t>
      </w:r>
    </w:p>
    <w:p w14:paraId="15455C34">
      <w:pPr>
        <w:ind w:firstLine="0" w:firstLineChars="0"/>
        <w:outlineLvl w:val="2"/>
        <w:rPr>
          <w:b/>
          <w:bCs/>
        </w:rPr>
      </w:pPr>
      <w:r>
        <w:rPr>
          <w:b/>
          <w:bCs/>
        </w:rPr>
        <w:t xml:space="preserve">4.1.2 </w:t>
      </w:r>
      <w:r>
        <w:rPr>
          <w:rFonts w:hint="eastAsia"/>
          <w:b/>
          <w:bCs/>
        </w:rPr>
        <w:t>特征提取</w:t>
      </w:r>
    </w:p>
    <w:p w14:paraId="20EEEF04">
      <w:pPr>
        <w:ind w:firstLine="480"/>
      </w:pPr>
      <w:r>
        <w:t>特征提取是</w:t>
      </w:r>
      <w:r>
        <w:rPr>
          <w:rFonts w:hint="eastAsia"/>
        </w:rPr>
        <w:t>HAR应用</w:t>
      </w:r>
      <w:r>
        <w:t>的关键步骤之一，</w:t>
      </w:r>
      <w:r>
        <w:rPr>
          <w:rFonts w:hint="eastAsia"/>
        </w:rPr>
        <w:t>其</w:t>
      </w:r>
      <w:r>
        <w:t>准确性很大程度上取决于从原始信号中提取的特征。</w:t>
      </w:r>
      <w:r>
        <w:rPr>
          <w:rFonts w:hint="eastAsia"/>
        </w:rPr>
        <w:t>不同数据源的有效特征也不尽相同，同时提取有效的特征会降低传感器实时信号处理的复杂性。在机器学习算法中，可以从时域（TD）、频域（FD）或时频域（TFD）中提取来自数字信号的手工特征。其中</w:t>
      </w:r>
      <w:r>
        <w:t>，</w:t>
      </w:r>
      <w:r>
        <w:rPr>
          <w:rFonts w:hint="eastAsia"/>
        </w:rPr>
        <w:t>TD特征能够从信号中提取有意义的信息，FD特征能</w:t>
      </w:r>
      <w:r>
        <w:t>够</w:t>
      </w:r>
      <w:r>
        <w:rPr>
          <w:rFonts w:hint="eastAsia"/>
        </w:rPr>
        <w:t>提供PSD的信息，包括频率比（FR）、SNR和谱动量（SM）</w:t>
      </w:r>
      <w:r>
        <w:rPr>
          <w:vertAlign w:val="superscript"/>
        </w:rPr>
        <w:fldChar w:fldCharType="begin"/>
      </w:r>
      <w:r>
        <w:rPr>
          <w:vertAlign w:val="superscript"/>
        </w:rPr>
        <w:instrText xml:space="preserve"> </w:instrText>
      </w:r>
      <w:r>
        <w:rPr>
          <w:rFonts w:hint="eastAsia"/>
          <w:vertAlign w:val="superscript"/>
        </w:rPr>
        <w:instrText xml:space="preserve">REF _Ref184913248 \r \h</w:instrText>
      </w:r>
      <w:r>
        <w:rPr>
          <w:vertAlign w:val="superscript"/>
        </w:rPr>
        <w:instrText xml:space="preserve"> </w:instrText>
      </w:r>
      <w:r>
        <w:rPr>
          <w:vertAlign w:val="superscript"/>
        </w:rPr>
        <w:fldChar w:fldCharType="separate"/>
      </w:r>
      <w:r>
        <w:rPr>
          <w:rFonts w:hint="eastAsia"/>
          <w:vertAlign w:val="superscript"/>
        </w:rPr>
        <w:t>[59]</w:t>
      </w:r>
      <w:r>
        <w:rPr>
          <w:vertAlign w:val="superscript"/>
        </w:rPr>
        <w:fldChar w:fldCharType="end"/>
      </w:r>
      <w:r>
        <w:rPr>
          <w:rFonts w:hint="eastAsia"/>
        </w:rPr>
        <w:t>。相较而言，TFD功能能够提取信号幅度和PSD信号。此外，时间相关功率谱描述符（TD-PSD）和时间-空间描述符（TSD）作为特征的有效性也</w:t>
      </w:r>
      <w:r>
        <w:t>得到验证</w:t>
      </w:r>
      <w:r>
        <w:rPr>
          <w:vertAlign w:val="superscript"/>
        </w:rPr>
        <w:fldChar w:fldCharType="begin"/>
      </w:r>
      <w:r>
        <w:rPr>
          <w:vertAlign w:val="superscript"/>
        </w:rPr>
        <w:instrText xml:space="preserve"> </w:instrText>
      </w:r>
      <w:r>
        <w:rPr>
          <w:rFonts w:hint="eastAsia"/>
          <w:vertAlign w:val="superscript"/>
        </w:rPr>
        <w:instrText xml:space="preserve">REF _Ref184913267 \r \h</w:instrText>
      </w:r>
      <w:r>
        <w:rPr>
          <w:vertAlign w:val="superscript"/>
        </w:rPr>
        <w:instrText xml:space="preserve"> </w:instrText>
      </w:r>
      <w:r>
        <w:rPr>
          <w:vertAlign w:val="superscript"/>
        </w:rPr>
        <w:fldChar w:fldCharType="separate"/>
      </w:r>
      <w:r>
        <w:rPr>
          <w:rFonts w:hint="eastAsia"/>
          <w:vertAlign w:val="superscript"/>
        </w:rPr>
        <w:t>[60]</w:t>
      </w:r>
      <w:r>
        <w:rPr>
          <w:vertAlign w:val="superscript"/>
        </w:rPr>
        <w:fldChar w:fldCharType="end"/>
      </w:r>
      <w:r>
        <w:rPr>
          <w:rFonts w:hint="eastAsia"/>
        </w:rPr>
        <w:t>。由于一个特征仅能提供有限的信息，因此需要组合来自不同组的多个特征。特征提取的统计指标见</w:t>
      </w:r>
      <w:r>
        <w:t>表</w:t>
      </w:r>
      <w:r>
        <w:rPr>
          <w:rFonts w:hint="eastAsia"/>
        </w:rPr>
        <w:t>3。</w:t>
      </w:r>
    </w:p>
    <w:p w14:paraId="095421CE">
      <w:pPr>
        <w:snapToGrid/>
        <w:spacing w:line="300" w:lineRule="auto"/>
        <w:ind w:firstLine="0" w:firstLineChars="0"/>
        <w:jc w:val="center"/>
        <w:rPr>
          <w:sz w:val="21"/>
          <w:szCs w:val="21"/>
        </w:rPr>
      </w:pPr>
      <w:r>
        <w:rPr>
          <w:rFonts w:hint="eastAsia"/>
          <w:sz w:val="21"/>
          <w:szCs w:val="21"/>
        </w:rPr>
        <w:t>表3 特征提取的统计指标</w:t>
      </w:r>
    </w:p>
    <w:tbl>
      <w:tblPr>
        <w:tblStyle w:val="11"/>
        <w:tblW w:w="5000" w:type="pct"/>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4"/>
        <w:gridCol w:w="2876"/>
        <w:gridCol w:w="1388"/>
        <w:gridCol w:w="3440"/>
      </w:tblGrid>
      <w:tr w14:paraId="57FDBFC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tcBorders>
              <w:top w:val="single" w:color="auto" w:sz="4" w:space="0"/>
              <w:bottom w:val="single" w:color="auto" w:sz="4" w:space="0"/>
            </w:tcBorders>
            <w:vAlign w:val="center"/>
          </w:tcPr>
          <w:p w14:paraId="7BA19BE5">
            <w:pPr>
              <w:pStyle w:val="19"/>
              <w:snapToGrid/>
              <w:ind w:firstLine="0" w:firstLineChars="0"/>
              <w:jc w:val="center"/>
              <w:textAlignment w:val="center"/>
              <w:rPr>
                <w:rFonts w:hint="eastAsia" w:ascii="宋体" w:hAnsi="宋体" w:eastAsia="宋体" w:cs="宋体"/>
                <w:b/>
                <w:bCs/>
                <w:sz w:val="18"/>
                <w:szCs w:val="18"/>
              </w:rPr>
            </w:pPr>
            <w:r>
              <w:rPr>
                <w:rFonts w:hint="eastAsia" w:ascii="宋体" w:hAnsi="宋体" w:eastAsia="宋体" w:cs="宋体"/>
                <w:b/>
                <w:bCs/>
                <w:sz w:val="18"/>
                <w:szCs w:val="18"/>
              </w:rPr>
              <w:t>特征名称</w:t>
            </w:r>
          </w:p>
        </w:tc>
        <w:tc>
          <w:tcPr>
            <w:tcW w:w="1548" w:type="pct"/>
            <w:tcBorders>
              <w:top w:val="single" w:color="auto" w:sz="4" w:space="0"/>
              <w:bottom w:val="single" w:color="auto" w:sz="4" w:space="0"/>
            </w:tcBorders>
            <w:vAlign w:val="center"/>
          </w:tcPr>
          <w:p w14:paraId="01E6AC03">
            <w:pPr>
              <w:pStyle w:val="19"/>
              <w:snapToGrid/>
              <w:ind w:firstLine="0" w:firstLineChars="0"/>
              <w:jc w:val="center"/>
              <w:rPr>
                <w:rFonts w:hint="eastAsia" w:ascii="宋体" w:hAnsi="宋体" w:eastAsia="宋体" w:cs="宋体"/>
                <w:b/>
                <w:bCs/>
                <w:sz w:val="18"/>
                <w:szCs w:val="18"/>
              </w:rPr>
            </w:pPr>
            <w:r>
              <w:rPr>
                <w:rFonts w:hint="eastAsia" w:ascii="宋体" w:hAnsi="宋体" w:eastAsia="宋体" w:cs="宋体"/>
                <w:b/>
                <w:bCs/>
                <w:sz w:val="18"/>
                <w:szCs w:val="18"/>
              </w:rPr>
              <w:t>特征公式</w:t>
            </w:r>
          </w:p>
        </w:tc>
        <w:tc>
          <w:tcPr>
            <w:tcW w:w="747" w:type="pct"/>
            <w:tcBorders>
              <w:top w:val="single" w:color="auto" w:sz="4" w:space="0"/>
              <w:bottom w:val="single" w:color="auto" w:sz="4" w:space="0"/>
            </w:tcBorders>
            <w:shd w:val="clear" w:color="auto" w:fill="auto"/>
            <w:vAlign w:val="center"/>
          </w:tcPr>
          <w:p w14:paraId="0961A079">
            <w:pPr>
              <w:pStyle w:val="19"/>
              <w:snapToGrid/>
              <w:ind w:firstLine="0" w:firstLineChars="0"/>
              <w:jc w:val="center"/>
              <w:rPr>
                <w:rFonts w:hint="eastAsia" w:ascii="宋体" w:hAnsi="宋体" w:eastAsia="宋体" w:cs="宋体"/>
                <w:b/>
                <w:bCs/>
                <w:sz w:val="18"/>
                <w:szCs w:val="18"/>
              </w:rPr>
            </w:pPr>
            <w:r>
              <w:rPr>
                <w:rFonts w:hint="eastAsia" w:ascii="宋体" w:hAnsi="宋体" w:eastAsia="宋体" w:cs="宋体"/>
                <w:b/>
                <w:bCs/>
                <w:sz w:val="18"/>
                <w:szCs w:val="18"/>
              </w:rPr>
              <w:t>特征名称</w:t>
            </w:r>
          </w:p>
        </w:tc>
        <w:tc>
          <w:tcPr>
            <w:tcW w:w="1852" w:type="pct"/>
            <w:tcBorders>
              <w:top w:val="single" w:color="auto" w:sz="4" w:space="0"/>
              <w:bottom w:val="single" w:color="auto" w:sz="4" w:space="0"/>
            </w:tcBorders>
            <w:shd w:val="clear" w:color="auto" w:fill="auto"/>
            <w:vAlign w:val="center"/>
          </w:tcPr>
          <w:p w14:paraId="0155E9FA">
            <w:pPr>
              <w:pStyle w:val="19"/>
              <w:snapToGrid/>
              <w:ind w:firstLine="0" w:firstLineChars="0"/>
              <w:jc w:val="center"/>
              <w:rPr>
                <w:rFonts w:hint="eastAsia" w:ascii="宋体" w:hAnsi="宋体" w:eastAsia="宋体" w:cs="宋体"/>
                <w:b/>
                <w:bCs/>
                <w:sz w:val="18"/>
                <w:szCs w:val="18"/>
              </w:rPr>
            </w:pPr>
            <w:r>
              <w:rPr>
                <w:rFonts w:hint="eastAsia" w:ascii="宋体" w:hAnsi="宋体" w:eastAsia="宋体" w:cs="宋体"/>
                <w:b/>
                <w:bCs/>
                <w:sz w:val="18"/>
                <w:szCs w:val="18"/>
              </w:rPr>
              <w:t>特征公式</w:t>
            </w:r>
          </w:p>
        </w:tc>
      </w:tr>
      <w:tr w14:paraId="7E81456A">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tcBorders>
              <w:top w:val="single" w:color="auto" w:sz="4" w:space="0"/>
            </w:tcBorders>
            <w:vAlign w:val="center"/>
          </w:tcPr>
          <w:p w14:paraId="3CB30712">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均值</w:t>
            </w:r>
          </w:p>
        </w:tc>
        <w:tc>
          <w:tcPr>
            <w:tcW w:w="1548" w:type="pct"/>
            <w:tcBorders>
              <w:top w:val="single" w:color="auto" w:sz="4" w:space="0"/>
            </w:tcBorders>
            <w:vAlign w:val="center"/>
          </w:tcPr>
          <w:p w14:paraId="3B230A6B">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26" o:spt="75" type="#_x0000_t75" style="height:26.75pt;width:53pt;" o:ole="t" filled="f" o:preferrelative="t" stroked="f" coordsize="21600,21600">
                  <v:path/>
                  <v:fill on="f" focussize="0,0"/>
                  <v:stroke on="f"/>
                  <v:imagedata r:id="rId22" o:title=""/>
                  <o:lock v:ext="edit" aspectratio="t"/>
                  <w10:wrap type="none"/>
                  <w10:anchorlock/>
                </v:shape>
                <o:OLEObject Type="Embed" ProgID="Equation.AxMath" ShapeID="_x0000_i1026" DrawAspect="Content" ObjectID="_1468075726" r:id="rId21">
                  <o:LockedField>false</o:LockedField>
                </o:OLEObject>
              </w:object>
            </w:r>
          </w:p>
        </w:tc>
        <w:tc>
          <w:tcPr>
            <w:tcW w:w="747" w:type="pct"/>
            <w:tcBorders>
              <w:top w:val="single" w:color="auto" w:sz="4" w:space="0"/>
            </w:tcBorders>
            <w:shd w:val="clear" w:color="auto" w:fill="auto"/>
            <w:vAlign w:val="center"/>
          </w:tcPr>
          <w:p w14:paraId="4A536C48">
            <w:pPr>
              <w:pStyle w:val="19"/>
              <w:snapToGrid/>
              <w:ind w:firstLine="0" w:firstLineChars="0"/>
              <w:jc w:val="center"/>
              <w:rPr>
                <w:rFonts w:hint="eastAsia" w:ascii="宋体" w:hAnsi="宋体" w:eastAsia="宋体" w:cs="宋体"/>
                <w:sz w:val="18"/>
                <w:szCs w:val="18"/>
              </w:rPr>
            </w:pPr>
            <w:r>
              <w:rPr>
                <w:rFonts w:hint="eastAsia" w:ascii="宋体" w:hAnsi="宋体" w:eastAsia="宋体" w:cs="宋体"/>
                <w:sz w:val="18"/>
                <w:szCs w:val="18"/>
              </w:rPr>
              <w:t>偏度</w:t>
            </w:r>
          </w:p>
        </w:tc>
        <w:tc>
          <w:tcPr>
            <w:tcW w:w="1852" w:type="pct"/>
            <w:tcBorders>
              <w:top w:val="single" w:color="auto" w:sz="4" w:space="0"/>
            </w:tcBorders>
            <w:shd w:val="clear" w:color="auto" w:fill="auto"/>
            <w:vAlign w:val="center"/>
          </w:tcPr>
          <w:p w14:paraId="7D6DF5F2">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27" o:spt="75" type="#_x0000_t75" style="height:33.4pt;width:58.15pt;" o:ole="t" filled="f" o:preferrelative="t" stroked="f" coordsize="21600,21600">
                  <v:path/>
                  <v:fill on="f" focussize="0,0"/>
                  <v:stroke on="f"/>
                  <v:imagedata r:id="rId24" o:title=""/>
                  <o:lock v:ext="edit" aspectratio="t"/>
                  <w10:wrap type="none"/>
                  <w10:anchorlock/>
                </v:shape>
                <o:OLEObject Type="Embed" ProgID="Equation.AxMath" ShapeID="_x0000_i1027" DrawAspect="Content" ObjectID="_1468075727" r:id="rId23">
                  <o:LockedField>false</o:LockedField>
                </o:OLEObject>
              </w:object>
            </w:r>
          </w:p>
        </w:tc>
      </w:tr>
      <w:tr w14:paraId="2DBAECB8">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vAlign w:val="center"/>
          </w:tcPr>
          <w:p w14:paraId="4050E121">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中值</w:t>
            </w:r>
          </w:p>
        </w:tc>
        <w:tc>
          <w:tcPr>
            <w:tcW w:w="1548" w:type="pct"/>
            <w:vAlign w:val="center"/>
          </w:tcPr>
          <w:p w14:paraId="79D97EEF">
            <w:pPr>
              <w:pStyle w:val="19"/>
              <w:tabs>
                <w:tab w:val="center" w:pos="2020"/>
                <w:tab w:val="right" w:pos="4040"/>
              </w:tabs>
              <w:autoSpaceDE w:val="0"/>
              <w:autoSpaceDN w:val="0"/>
              <w:spacing w:line="240" w:lineRule="atLeast"/>
              <w:ind w:firstLine="0" w:firstLineChars="0"/>
              <w:jc w:val="center"/>
              <w:rPr>
                <w:rFonts w:hint="eastAsia" w:ascii="宋体" w:hAnsi="宋体" w:eastAsia="宋体" w:cs="宋体"/>
                <w:sz w:val="18"/>
                <w:szCs w:val="18"/>
              </w:rPr>
            </w:pPr>
            <w:r>
              <w:rPr>
                <w:rFonts w:ascii="宋体" w:hAnsi="宋体" w:cs="宋体"/>
                <w:sz w:val="18"/>
                <w:szCs w:val="18"/>
              </w:rPr>
              <w:object>
                <v:shape id="_x0000_i1028" o:spt="75" type="#_x0000_t75" style="height:37.8pt;width:127.75pt;" o:ole="t" filled="f" o:preferrelative="t" stroked="f" coordsize="21600,21600">
                  <v:path/>
                  <v:fill on="f" focussize="0,0"/>
                  <v:stroke on="f"/>
                  <v:imagedata r:id="rId26" o:title=""/>
                  <o:lock v:ext="edit" aspectratio="t"/>
                  <w10:wrap type="none"/>
                  <w10:anchorlock/>
                </v:shape>
                <o:OLEObject Type="Embed" ProgID="Equation.AxMath" ShapeID="_x0000_i1028" DrawAspect="Content" ObjectID="_1468075728" r:id="rId25">
                  <o:LockedField>false</o:LockedField>
                </o:OLEObject>
              </w:object>
            </w:r>
          </w:p>
        </w:tc>
        <w:tc>
          <w:tcPr>
            <w:tcW w:w="747" w:type="pct"/>
            <w:shd w:val="clear" w:color="auto" w:fill="auto"/>
            <w:vAlign w:val="center"/>
          </w:tcPr>
          <w:p w14:paraId="27E78FC3">
            <w:pPr>
              <w:pStyle w:val="19"/>
              <w:snapToGrid/>
              <w:ind w:firstLine="0" w:firstLineChars="0"/>
              <w:jc w:val="center"/>
              <w:rPr>
                <w:rFonts w:hint="eastAsia" w:ascii="宋体" w:hAnsi="宋体" w:eastAsia="宋体" w:cs="宋体"/>
                <w:sz w:val="18"/>
                <w:szCs w:val="18"/>
              </w:rPr>
            </w:pPr>
            <w:r>
              <w:rPr>
                <w:rFonts w:hint="eastAsia" w:ascii="宋体" w:hAnsi="宋体" w:eastAsia="宋体" w:cs="宋体"/>
                <w:sz w:val="18"/>
                <w:szCs w:val="18"/>
              </w:rPr>
              <w:t>峰度</w:t>
            </w:r>
          </w:p>
        </w:tc>
        <w:tc>
          <w:tcPr>
            <w:tcW w:w="1852" w:type="pct"/>
            <w:shd w:val="clear" w:color="auto" w:fill="auto"/>
            <w:vAlign w:val="center"/>
          </w:tcPr>
          <w:p w14:paraId="7982E5E8">
            <w:pPr>
              <w:pStyle w:val="19"/>
              <w:autoSpaceDE w:val="0"/>
              <w:autoSpaceDN w:val="0"/>
              <w:ind w:firstLine="0" w:firstLineChars="0"/>
              <w:jc w:val="center"/>
              <w:rPr>
                <w:rFonts w:hint="eastAsia" w:ascii="宋体" w:hAnsi="宋体" w:eastAsia="宋体" w:cs="宋体"/>
                <w:sz w:val="18"/>
                <w:szCs w:val="18"/>
              </w:rPr>
            </w:pPr>
            <w:r>
              <w:rPr>
                <w:rFonts w:ascii="宋体" w:hAnsi="宋体" w:cs="宋体"/>
                <w:sz w:val="18"/>
                <w:szCs w:val="18"/>
              </w:rPr>
              <w:object>
                <v:shape id="_x0000_i1029" o:spt="75" type="#_x0000_t75" style="height:35.9pt;width:75.35pt;" o:ole="t" filled="f" o:preferrelative="t" stroked="f" coordsize="21600,21600">
                  <v:path/>
                  <v:fill on="f" focussize="0,0"/>
                  <v:stroke on="f"/>
                  <v:imagedata r:id="rId28" o:title=""/>
                  <o:lock v:ext="edit" aspectratio="t"/>
                  <w10:wrap type="none"/>
                  <w10:anchorlock/>
                </v:shape>
                <o:OLEObject Type="Embed" ProgID="Equation.AxMath" ShapeID="_x0000_i1029" DrawAspect="Content" ObjectID="_1468075729" r:id="rId27">
                  <o:LockedField>false</o:LockedField>
                </o:OLEObject>
              </w:object>
            </w:r>
          </w:p>
        </w:tc>
      </w:tr>
      <w:tr w14:paraId="29151724">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vAlign w:val="center"/>
          </w:tcPr>
          <w:p w14:paraId="771816FF">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均方根</w:t>
            </w:r>
          </w:p>
        </w:tc>
        <w:tc>
          <w:tcPr>
            <w:tcW w:w="1548" w:type="pct"/>
            <w:vAlign w:val="center"/>
          </w:tcPr>
          <w:p w14:paraId="723731C4">
            <w:pPr>
              <w:pStyle w:val="19"/>
              <w:snapToGrid/>
              <w:ind w:firstLine="0" w:firstLineChars="0"/>
              <w:jc w:val="center"/>
              <w:rPr>
                <w:rFonts w:hint="eastAsia" w:ascii="宋体" w:hAnsi="宋体" w:eastAsia="宋体" w:cs="宋体"/>
                <w:sz w:val="18"/>
                <w:szCs w:val="18"/>
              </w:rPr>
            </w:pPr>
            <w:r>
              <w:rPr>
                <w:rFonts w:ascii="宋体" w:hAnsi="宋体" w:eastAsia="宋体" w:cs="宋体"/>
                <w:sz w:val="18"/>
                <w:szCs w:val="18"/>
              </w:rPr>
              <w:object>
                <v:shape id="_x0000_i1030" o:spt="75" type="#_x0000_t75" style="height:37.05pt;width:34.95pt;" o:ole="t" filled="f" o:preferrelative="t" stroked="f" coordsize="21600,21600">
                  <v:path/>
                  <v:fill on="f" focussize="0,0"/>
                  <v:stroke on="f"/>
                  <v:imagedata r:id="rId30" o:title=""/>
                  <o:lock v:ext="edit" aspectratio="t"/>
                  <w10:wrap type="none"/>
                  <w10:anchorlock/>
                </v:shape>
                <o:OLEObject Type="Embed" ProgID="Equation.AxMath" ShapeID="_x0000_i1030" DrawAspect="Content" ObjectID="_1468075730" r:id="rId29">
                  <o:LockedField>false</o:LockedField>
                </o:OLEObject>
              </w:object>
            </w:r>
          </w:p>
        </w:tc>
        <w:tc>
          <w:tcPr>
            <w:tcW w:w="747" w:type="pct"/>
            <w:shd w:val="clear" w:color="auto" w:fill="auto"/>
            <w:vAlign w:val="center"/>
          </w:tcPr>
          <w:p w14:paraId="4A7D133B">
            <w:pPr>
              <w:pStyle w:val="19"/>
              <w:snapToGrid/>
              <w:ind w:firstLine="0" w:firstLineChars="0"/>
              <w:jc w:val="center"/>
              <w:rPr>
                <w:rFonts w:hint="eastAsia" w:ascii="宋体" w:hAnsi="宋体" w:eastAsia="宋体" w:cs="宋体"/>
                <w:sz w:val="18"/>
                <w:szCs w:val="18"/>
              </w:rPr>
            </w:pPr>
            <w:r>
              <w:rPr>
                <w:rFonts w:ascii="宋体" w:hAnsi="宋体" w:cs="宋体"/>
                <w:sz w:val="18"/>
                <w:szCs w:val="18"/>
              </w:rPr>
              <w:t>谱能量</w:t>
            </w:r>
          </w:p>
        </w:tc>
        <w:tc>
          <w:tcPr>
            <w:tcW w:w="1852" w:type="pct"/>
            <w:shd w:val="clear" w:color="auto" w:fill="auto"/>
            <w:vAlign w:val="center"/>
          </w:tcPr>
          <w:p w14:paraId="3B578EFB">
            <w:pPr>
              <w:pStyle w:val="19"/>
              <w:snapToGrid/>
              <w:ind w:firstLine="0" w:firstLineChars="0"/>
              <w:jc w:val="center"/>
              <w:rPr>
                <w:rFonts w:hint="eastAsia" w:ascii="宋体" w:hAnsi="宋体" w:eastAsia="宋体" w:cs="宋体"/>
                <w:sz w:val="18"/>
                <w:szCs w:val="18"/>
              </w:rPr>
            </w:pPr>
            <w:r>
              <w:rPr>
                <w:rFonts w:ascii="宋体" w:hAnsi="宋体" w:eastAsia="宋体" w:cs="宋体"/>
                <w:sz w:val="18"/>
                <w:szCs w:val="18"/>
              </w:rPr>
              <w:object>
                <v:shape id="_x0000_i1031" o:spt="75" type="#_x0000_t75" style="height:24.45pt;width:65.55pt;" o:ole="t" filled="f" o:preferrelative="t" stroked="f" coordsize="21600,21600">
                  <v:path/>
                  <v:fill on="f" focussize="0,0"/>
                  <v:stroke on="f" joinstyle="miter"/>
                  <v:imagedata r:id="rId32" o:title=""/>
                  <o:lock v:ext="edit" aspectratio="t"/>
                  <w10:wrap type="none"/>
                  <w10:anchorlock/>
                </v:shape>
                <o:OLEObject Type="Embed" ProgID="Equation.AxMath" ShapeID="_x0000_i1031" DrawAspect="Content" ObjectID="_1468075731" r:id="rId31">
                  <o:LockedField>false</o:LockedField>
                </o:OLEObject>
              </w:object>
            </w:r>
          </w:p>
        </w:tc>
      </w:tr>
      <w:tr w14:paraId="696AB3ED">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vAlign w:val="center"/>
          </w:tcPr>
          <w:p w14:paraId="29257F65">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四分位数</w:t>
            </w:r>
          </w:p>
        </w:tc>
        <w:tc>
          <w:tcPr>
            <w:tcW w:w="1548" w:type="pct"/>
            <w:vAlign w:val="center"/>
          </w:tcPr>
          <w:p w14:paraId="1E950BD4">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32" o:spt="75" type="#_x0000_t75" style="height:32.1pt;width:49.35pt;" o:ole="t" filled="f" o:preferrelative="t" stroked="f" coordsize="21600,21600">
                  <v:path/>
                  <v:fill on="f" focussize="0,0"/>
                  <v:stroke on="f"/>
                  <v:imagedata r:id="rId34" o:title=""/>
                  <o:lock v:ext="edit" aspectratio="t"/>
                  <w10:wrap type="none"/>
                  <w10:anchorlock/>
                </v:shape>
                <o:OLEObject Type="Embed" ProgID="Equation.AxMath" ShapeID="_x0000_i1032" DrawAspect="Content" ObjectID="_1468075732" r:id="rId33">
                  <o:LockedField>false</o:LockedField>
                </o:OLEObject>
              </w:object>
            </w:r>
          </w:p>
        </w:tc>
        <w:tc>
          <w:tcPr>
            <w:tcW w:w="747" w:type="pct"/>
            <w:shd w:val="clear" w:color="auto" w:fill="auto"/>
            <w:vAlign w:val="center"/>
          </w:tcPr>
          <w:p w14:paraId="56F37817">
            <w:pPr>
              <w:pStyle w:val="19"/>
              <w:snapToGrid/>
              <w:ind w:firstLine="0" w:firstLineChars="0"/>
              <w:jc w:val="center"/>
              <w:rPr>
                <w:rFonts w:hint="eastAsia" w:ascii="宋体" w:hAnsi="宋体" w:eastAsia="宋体" w:cs="宋体"/>
                <w:sz w:val="18"/>
                <w:szCs w:val="18"/>
              </w:rPr>
            </w:pPr>
            <w:r>
              <w:rPr>
                <w:rFonts w:ascii="宋体" w:hAnsi="宋体" w:cs="宋体"/>
                <w:sz w:val="18"/>
                <w:szCs w:val="18"/>
              </w:rPr>
              <w:t>标准差</w:t>
            </w:r>
          </w:p>
        </w:tc>
        <w:tc>
          <w:tcPr>
            <w:tcW w:w="1852" w:type="pct"/>
            <w:shd w:val="clear" w:color="auto" w:fill="auto"/>
            <w:vAlign w:val="center"/>
          </w:tcPr>
          <w:p w14:paraId="5552ED69">
            <w:pPr>
              <w:pStyle w:val="19"/>
              <w:tabs>
                <w:tab w:val="left" w:pos="1496"/>
              </w:tabs>
              <w:snapToGrid/>
              <w:ind w:firstLine="0" w:firstLineChars="0"/>
              <w:jc w:val="center"/>
              <w:rPr>
                <w:rFonts w:hint="eastAsia" w:ascii="宋体" w:hAnsi="宋体" w:eastAsia="宋体" w:cs="宋体"/>
                <w:sz w:val="18"/>
                <w:szCs w:val="18"/>
              </w:rPr>
            </w:pPr>
            <w:r>
              <w:rPr>
                <w:rFonts w:ascii="宋体" w:hAnsi="宋体" w:eastAsia="宋体" w:cs="宋体"/>
                <w:sz w:val="18"/>
                <w:szCs w:val="18"/>
              </w:rPr>
              <w:object>
                <v:shape id="_x0000_i1033" o:spt="75" type="#_x0000_t75" style="height:25.7pt;width:73.7pt;" o:ole="t" filled="f" o:preferrelative="t" stroked="f" coordsize="21600,21600">
                  <v:path/>
                  <v:fill on="f" focussize="0,0"/>
                  <v:stroke on="f" joinstyle="miter"/>
                  <v:imagedata r:id="rId36" o:title=""/>
                  <o:lock v:ext="edit" aspectratio="t"/>
                  <w10:wrap type="none"/>
                  <w10:anchorlock/>
                </v:shape>
                <o:OLEObject Type="Embed" ProgID="Equation.AxMath" ShapeID="_x0000_i1033" DrawAspect="Content" ObjectID="_1468075733" r:id="rId35">
                  <o:LockedField>false</o:LockedField>
                </o:OLEObject>
              </w:object>
            </w:r>
          </w:p>
        </w:tc>
      </w:tr>
      <w:tr w14:paraId="63464420">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vAlign w:val="center"/>
          </w:tcPr>
          <w:p w14:paraId="3D8582AF">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轴间相关系数</w:t>
            </w:r>
          </w:p>
        </w:tc>
        <w:tc>
          <w:tcPr>
            <w:tcW w:w="1548" w:type="pct"/>
            <w:vAlign w:val="center"/>
          </w:tcPr>
          <w:p w14:paraId="45F34984">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34" o:spt="75" type="#_x0000_t75" style="height:23.65pt;width:94.5pt;" o:ole="t" filled="f" o:preferrelative="t" stroked="f" coordsize="21600,21600">
                  <v:path/>
                  <v:fill on="f" focussize="0,0"/>
                  <v:stroke on="f"/>
                  <v:imagedata r:id="rId38" o:title=""/>
                  <o:lock v:ext="edit" aspectratio="t"/>
                  <w10:wrap type="none"/>
                  <w10:anchorlock/>
                </v:shape>
                <o:OLEObject Type="Embed" ProgID="Equation.AxMath" ShapeID="_x0000_i1034" DrawAspect="Content" ObjectID="_1468075734" r:id="rId37">
                  <o:LockedField>false</o:LockedField>
                </o:OLEObject>
              </w:object>
            </w:r>
          </w:p>
        </w:tc>
        <w:tc>
          <w:tcPr>
            <w:tcW w:w="747" w:type="pct"/>
            <w:shd w:val="clear" w:color="auto" w:fill="auto"/>
            <w:vAlign w:val="center"/>
          </w:tcPr>
          <w:p w14:paraId="215833E8">
            <w:pPr>
              <w:pStyle w:val="19"/>
              <w:snapToGrid/>
              <w:ind w:firstLine="0" w:firstLineChars="0"/>
              <w:jc w:val="center"/>
              <w:rPr>
                <w:rFonts w:hint="eastAsia" w:ascii="宋体" w:hAnsi="宋体" w:eastAsia="宋体" w:cs="宋体"/>
                <w:sz w:val="18"/>
                <w:szCs w:val="18"/>
              </w:rPr>
            </w:pPr>
            <w:r>
              <w:rPr>
                <w:rFonts w:ascii="宋体" w:hAnsi="宋体" w:cs="宋体"/>
                <w:sz w:val="18"/>
                <w:szCs w:val="18"/>
              </w:rPr>
              <w:t>中值绝对偏差</w:t>
            </w:r>
          </w:p>
        </w:tc>
        <w:tc>
          <w:tcPr>
            <w:tcW w:w="1852" w:type="pct"/>
            <w:shd w:val="clear" w:color="auto" w:fill="auto"/>
            <w:vAlign w:val="center"/>
          </w:tcPr>
          <w:p w14:paraId="4FCC14C9">
            <w:pPr>
              <w:pStyle w:val="19"/>
              <w:snapToGrid/>
              <w:ind w:firstLine="0" w:firstLineChars="0"/>
              <w:jc w:val="center"/>
              <w:rPr>
                <w:rFonts w:hint="eastAsia" w:ascii="宋体" w:hAnsi="宋体" w:eastAsia="宋体" w:cs="宋体"/>
                <w:sz w:val="18"/>
                <w:szCs w:val="18"/>
              </w:rPr>
            </w:pPr>
            <w:r>
              <w:rPr>
                <w:rFonts w:ascii="宋体" w:hAnsi="宋体" w:eastAsia="宋体" w:cs="宋体"/>
                <w:sz w:val="18"/>
                <w:szCs w:val="18"/>
              </w:rPr>
              <w:object>
                <v:shape id="_x0000_i1035" o:spt="75" type="#_x0000_t75" style="height:14.15pt;width:94.7pt;" o:ole="t" filled="f" o:preferrelative="t" stroked="f" coordsize="21600,21600">
                  <v:path/>
                  <v:fill on="f" focussize="0,0"/>
                  <v:stroke on="f" joinstyle="miter"/>
                  <v:imagedata r:id="rId40" o:title=""/>
                  <o:lock v:ext="edit" aspectratio="t"/>
                  <w10:wrap type="none"/>
                  <w10:anchorlock/>
                </v:shape>
                <o:OLEObject Type="Embed" ProgID="Equation.AxMath" ShapeID="_x0000_i1035" DrawAspect="Content" ObjectID="_1468075735" r:id="rId39">
                  <o:LockedField>false</o:LockedField>
                </o:OLEObject>
              </w:object>
            </w:r>
          </w:p>
        </w:tc>
      </w:tr>
    </w:tbl>
    <w:tbl>
      <w:tblPr>
        <w:tblStyle w:val="10"/>
        <w:tblW w:w="0" w:type="auto"/>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39"/>
        <w:gridCol w:w="3012"/>
        <w:gridCol w:w="1342"/>
        <w:gridCol w:w="3395"/>
      </w:tblGrid>
      <w:tr w14:paraId="025B369B">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vAlign w:val="center"/>
          </w:tcPr>
          <w:p w14:paraId="19B0690D">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皮尔逊相关系数</w:t>
            </w:r>
          </w:p>
        </w:tc>
        <w:tc>
          <w:tcPr>
            <w:tcW w:w="1548" w:type="pct"/>
            <w:vAlign w:val="center"/>
          </w:tcPr>
          <w:p w14:paraId="1FBAE101">
            <w:pPr>
              <w:pStyle w:val="19"/>
              <w:snapToGrid/>
              <w:ind w:firstLine="0" w:firstLineChars="0"/>
              <w:jc w:val="center"/>
              <w:rPr>
                <w:rFonts w:hint="eastAsia" w:ascii="宋体" w:hAnsi="宋体" w:eastAsia="宋体" w:cs="宋体"/>
                <w:sz w:val="18"/>
                <w:szCs w:val="18"/>
              </w:rPr>
            </w:pPr>
            <w:r>
              <w:rPr>
                <w:rFonts w:ascii="宋体" w:hAnsi="宋体" w:eastAsia="宋体" w:cs="宋体"/>
                <w:sz w:val="18"/>
                <w:szCs w:val="18"/>
              </w:rPr>
              <w:object>
                <v:shape id="_x0000_i1036" o:spt="75" type="#_x0000_t75" style="height:22.75pt;width:139.8pt;" o:ole="t" filled="f" o:preferrelative="t" stroked="f" coordsize="21600,21600">
                  <v:path/>
                  <v:fill on="f" focussize="0,0"/>
                  <v:stroke on="f"/>
                  <v:imagedata r:id="rId42" o:title=""/>
                  <o:lock v:ext="edit" aspectratio="t"/>
                  <w10:wrap type="none"/>
                  <w10:anchorlock/>
                </v:shape>
                <o:OLEObject Type="Embed" ProgID="Equation.AxMath" ShapeID="_x0000_i1036" DrawAspect="Content" ObjectID="_1468075736" r:id="rId41">
                  <o:LockedField>false</o:LockedField>
                </o:OLEObject>
              </w:object>
            </w:r>
          </w:p>
        </w:tc>
        <w:tc>
          <w:tcPr>
            <w:tcW w:w="747" w:type="pct"/>
            <w:shd w:val="clear" w:color="auto" w:fill="auto"/>
            <w:vAlign w:val="center"/>
          </w:tcPr>
          <w:p w14:paraId="5F56AF90">
            <w:pPr>
              <w:pStyle w:val="19"/>
              <w:snapToGrid/>
              <w:ind w:firstLine="0" w:firstLineChars="0"/>
              <w:jc w:val="center"/>
              <w:rPr>
                <w:rFonts w:hint="eastAsia" w:ascii="宋体" w:hAnsi="宋体" w:cs="宋体"/>
                <w:sz w:val="18"/>
                <w:szCs w:val="18"/>
              </w:rPr>
            </w:pPr>
            <w:r>
              <w:rPr>
                <w:rFonts w:ascii="宋体" w:hAnsi="宋体" w:cs="宋体"/>
                <w:sz w:val="18"/>
                <w:szCs w:val="18"/>
              </w:rPr>
              <w:t>样本熵</w:t>
            </w:r>
          </w:p>
        </w:tc>
        <w:tc>
          <w:tcPr>
            <w:tcW w:w="1852" w:type="pct"/>
            <w:shd w:val="clear" w:color="auto" w:fill="auto"/>
            <w:vAlign w:val="center"/>
          </w:tcPr>
          <w:p w14:paraId="1B9A1D1A">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37" o:spt="75" type="#_x0000_t75" style="height:17.55pt;width:150pt;" o:ole="t" filled="f" o:preferrelative="t" stroked="f" coordsize="21600,21600">
                  <v:path/>
                  <v:fill on="f" focussize="0,0"/>
                  <v:stroke on="f" joinstyle="miter"/>
                  <v:imagedata r:id="rId44" o:title=""/>
                  <o:lock v:ext="edit" aspectratio="t"/>
                  <w10:wrap type="none"/>
                  <w10:anchorlock/>
                </v:shape>
                <o:OLEObject Type="Embed" ProgID="Equation.AxMath" ShapeID="_x0000_i1037" DrawAspect="Content" ObjectID="_1468075737" r:id="rId43">
                  <o:LockedField>false</o:LockedField>
                </o:OLEObject>
              </w:object>
            </w:r>
          </w:p>
        </w:tc>
      </w:tr>
    </w:tbl>
    <w:tbl>
      <w:tblPr>
        <w:tblStyle w:val="11"/>
        <w:tblW w:w="5000" w:type="pct"/>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4"/>
        <w:gridCol w:w="2876"/>
        <w:gridCol w:w="1388"/>
        <w:gridCol w:w="3440"/>
      </w:tblGrid>
      <w:tr w14:paraId="378D4961">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jc w:val="center"/>
        </w:trPr>
        <w:tc>
          <w:tcPr>
            <w:tcW w:w="853" w:type="pct"/>
            <w:vAlign w:val="center"/>
          </w:tcPr>
          <w:p w14:paraId="004A88B7">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小波变换</w:t>
            </w:r>
          </w:p>
        </w:tc>
        <w:tc>
          <w:tcPr>
            <w:tcW w:w="1548" w:type="pct"/>
            <w:vAlign w:val="center"/>
          </w:tcPr>
          <w:p w14:paraId="466B94FF">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38" o:spt="75" type="#_x0000_t75" style="height:24.7pt;width:128.75pt;" o:ole="t" filled="f" o:preferrelative="t" stroked="f" coordsize="21600,21600">
                  <v:path/>
                  <v:fill on="f" focussize="0,0"/>
                  <v:stroke on="f"/>
                  <v:imagedata r:id="rId46" o:title=""/>
                  <o:lock v:ext="edit" aspectratio="t"/>
                  <w10:wrap type="none"/>
                  <w10:anchorlock/>
                </v:shape>
                <o:OLEObject Type="Embed" ProgID="Equation.AxMath" ShapeID="_x0000_i1038" DrawAspect="Content" ObjectID="_1468075738" r:id="rId45">
                  <o:LockedField>false</o:LockedField>
                </o:OLEObject>
              </w:object>
            </w:r>
          </w:p>
        </w:tc>
        <w:tc>
          <w:tcPr>
            <w:tcW w:w="747" w:type="pct"/>
            <w:shd w:val="clear" w:color="auto" w:fill="auto"/>
            <w:vAlign w:val="center"/>
          </w:tcPr>
          <w:p w14:paraId="283FD42C">
            <w:pPr>
              <w:pStyle w:val="19"/>
              <w:snapToGrid/>
              <w:ind w:firstLine="0" w:firstLineChars="0"/>
              <w:jc w:val="center"/>
              <w:rPr>
                <w:rFonts w:hint="eastAsia" w:ascii="宋体" w:hAnsi="宋体" w:cs="宋体"/>
                <w:sz w:val="18"/>
                <w:szCs w:val="18"/>
              </w:rPr>
            </w:pPr>
            <w:r>
              <w:rPr>
                <w:rFonts w:ascii="宋体" w:hAnsi="宋体" w:cs="宋体"/>
                <w:sz w:val="18"/>
                <w:szCs w:val="18"/>
              </w:rPr>
              <w:t>自回归系数</w:t>
            </w:r>
          </w:p>
        </w:tc>
        <w:tc>
          <w:tcPr>
            <w:tcW w:w="1852" w:type="pct"/>
            <w:shd w:val="clear" w:color="auto" w:fill="auto"/>
            <w:vAlign w:val="center"/>
          </w:tcPr>
          <w:p w14:paraId="33BB67E3">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39" o:spt="75" type="#_x0000_t75" style="height:27.8pt;width:96.05pt;" o:ole="t" filled="f" o:preferrelative="t" stroked="f" coordsize="21600,21600">
                  <v:path/>
                  <v:fill on="f" focussize="0,0"/>
                  <v:stroke on="f"/>
                  <v:imagedata r:id="rId48" o:title=""/>
                  <o:lock v:ext="edit" aspectratio="t"/>
                  <w10:wrap type="none"/>
                  <w10:anchorlock/>
                </v:shape>
                <o:OLEObject Type="Embed" ProgID="Equation.AxMath" ShapeID="_x0000_i1039" DrawAspect="Content" ObjectID="_1468075739" r:id="rId47">
                  <o:LockedField>false</o:LockedField>
                </o:OLEObject>
              </w:object>
            </w:r>
          </w:p>
        </w:tc>
      </w:tr>
      <w:tr w14:paraId="76685D1E">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15" w:hRule="atLeast"/>
          <w:jc w:val="center"/>
        </w:trPr>
        <w:tc>
          <w:tcPr>
            <w:tcW w:w="853" w:type="pct"/>
            <w:shd w:val="clear" w:color="auto" w:fill="auto"/>
            <w:vAlign w:val="center"/>
          </w:tcPr>
          <w:p w14:paraId="4244E6E1">
            <w:pPr>
              <w:pStyle w:val="19"/>
              <w:snapToGrid/>
              <w:ind w:firstLine="0" w:firstLineChars="0"/>
              <w:jc w:val="center"/>
              <w:textAlignment w:val="center"/>
              <w:rPr>
                <w:rFonts w:hint="eastAsia" w:ascii="宋体" w:hAnsi="宋体" w:eastAsia="宋体" w:cs="宋体"/>
                <w:bCs/>
                <w:sz w:val="18"/>
                <w:szCs w:val="18"/>
              </w:rPr>
            </w:pPr>
            <w:r>
              <w:rPr>
                <w:rFonts w:hint="eastAsia" w:ascii="宋体" w:hAnsi="宋体" w:eastAsia="宋体" w:cs="宋体"/>
                <w:bCs/>
                <w:sz w:val="18"/>
                <w:szCs w:val="18"/>
              </w:rPr>
              <w:t>过零率</w:t>
            </w:r>
          </w:p>
        </w:tc>
        <w:tc>
          <w:tcPr>
            <w:tcW w:w="1548" w:type="pct"/>
            <w:shd w:val="clear" w:color="auto" w:fill="auto"/>
            <w:vAlign w:val="center"/>
          </w:tcPr>
          <w:p w14:paraId="685A1B01">
            <w:pPr>
              <w:pStyle w:val="19"/>
              <w:snapToGrid/>
              <w:ind w:firstLine="0" w:firstLineChars="0"/>
              <w:jc w:val="center"/>
              <w:rPr>
                <w:rFonts w:hint="eastAsia" w:ascii="宋体" w:hAnsi="宋体" w:eastAsia="宋体" w:cs="宋体"/>
                <w:sz w:val="18"/>
                <w:szCs w:val="18"/>
              </w:rPr>
            </w:pPr>
            <w:r>
              <w:rPr>
                <w:rFonts w:ascii="宋体" w:hAnsi="宋体" w:cs="宋体"/>
                <w:sz w:val="18"/>
                <w:szCs w:val="18"/>
              </w:rPr>
              <w:object>
                <v:shape id="_x0000_i1040" o:spt="75" type="#_x0000_t75" style="height:25.9pt;width:132pt;" o:ole="t" filled="f" o:preferrelative="t" stroked="f" coordsize="21600,21600">
                  <v:path/>
                  <v:fill on="f" focussize="0,0"/>
                  <v:stroke on="f"/>
                  <v:imagedata r:id="rId50" o:title=""/>
                  <o:lock v:ext="edit" aspectratio="t"/>
                  <w10:wrap type="none"/>
                  <w10:anchorlock/>
                </v:shape>
                <o:OLEObject Type="Embed" ProgID="Equation.AxMath" ShapeID="_x0000_i1040" DrawAspect="Content" ObjectID="_1468075740" r:id="rId49">
                  <o:LockedField>false</o:LockedField>
                </o:OLEObject>
              </w:object>
            </w:r>
          </w:p>
        </w:tc>
        <w:tc>
          <w:tcPr>
            <w:tcW w:w="747" w:type="pct"/>
            <w:shd w:val="clear" w:color="auto" w:fill="auto"/>
            <w:vAlign w:val="center"/>
          </w:tcPr>
          <w:p w14:paraId="63CAEA53">
            <w:pPr>
              <w:pStyle w:val="19"/>
              <w:snapToGrid/>
              <w:ind w:firstLine="0" w:firstLineChars="0"/>
              <w:jc w:val="center"/>
              <w:rPr>
                <w:rFonts w:hint="eastAsia" w:ascii="宋体" w:hAnsi="宋体" w:eastAsia="宋体" w:cs="宋体"/>
                <w:sz w:val="18"/>
                <w:szCs w:val="18"/>
              </w:rPr>
            </w:pPr>
          </w:p>
        </w:tc>
        <w:tc>
          <w:tcPr>
            <w:tcW w:w="1852" w:type="pct"/>
            <w:shd w:val="clear" w:color="auto" w:fill="auto"/>
            <w:vAlign w:val="center"/>
          </w:tcPr>
          <w:p w14:paraId="7A8C60BE">
            <w:pPr>
              <w:pStyle w:val="19"/>
              <w:snapToGrid/>
              <w:ind w:firstLine="0" w:firstLineChars="0"/>
              <w:jc w:val="center"/>
              <w:rPr>
                <w:rFonts w:hint="eastAsia" w:ascii="宋体" w:hAnsi="宋体" w:eastAsia="宋体" w:cs="宋体"/>
                <w:sz w:val="18"/>
                <w:szCs w:val="18"/>
              </w:rPr>
            </w:pPr>
          </w:p>
        </w:tc>
      </w:tr>
    </w:tbl>
    <w:p w14:paraId="1CC95118">
      <w:pPr>
        <w:ind w:firstLine="0" w:firstLineChars="0"/>
        <w:outlineLvl w:val="2"/>
        <w:rPr>
          <w:b/>
          <w:bCs/>
        </w:rPr>
      </w:pPr>
      <w:r>
        <w:rPr>
          <w:b/>
          <w:bCs/>
        </w:rPr>
        <w:t xml:space="preserve">4.1.3 </w:t>
      </w:r>
      <w:r>
        <w:rPr>
          <w:rFonts w:hint="eastAsia"/>
          <w:b/>
          <w:bCs/>
        </w:rPr>
        <w:t>机器学习算法</w:t>
      </w:r>
    </w:p>
    <w:p w14:paraId="7238CFAC">
      <w:pPr>
        <w:ind w:firstLine="480"/>
      </w:pPr>
      <w:r>
        <w:rPr>
          <w:rFonts w:hint="eastAsia"/>
        </w:rPr>
        <w:t>机器学习算法可以分为基于分类的有监督学习和基于聚类的无监督学习</w:t>
      </w:r>
      <w:r>
        <w:rPr>
          <w:vertAlign w:val="superscript"/>
        </w:rPr>
        <w:fldChar w:fldCharType="begin"/>
      </w:r>
      <w:r>
        <w:rPr>
          <w:vertAlign w:val="superscript"/>
        </w:rPr>
        <w:instrText xml:space="preserve"> </w:instrText>
      </w:r>
      <w:r>
        <w:rPr>
          <w:rFonts w:hint="eastAsia"/>
          <w:vertAlign w:val="superscript"/>
        </w:rPr>
        <w:instrText xml:space="preserve">REF _Ref184913278 \r \h</w:instrText>
      </w:r>
      <w:r>
        <w:rPr>
          <w:vertAlign w:val="superscript"/>
        </w:rPr>
        <w:instrText xml:space="preserve"> </w:instrText>
      </w:r>
      <w:r>
        <w:rPr>
          <w:vertAlign w:val="superscript"/>
        </w:rPr>
        <w:fldChar w:fldCharType="separate"/>
      </w:r>
      <w:r>
        <w:rPr>
          <w:rFonts w:hint="eastAsia"/>
          <w:vertAlign w:val="superscript"/>
        </w:rPr>
        <w:t>[61]</w:t>
      </w:r>
      <w:r>
        <w:rPr>
          <w:vertAlign w:val="superscript"/>
        </w:rPr>
        <w:fldChar w:fldCharType="end"/>
      </w:r>
      <w:r>
        <w:rPr>
          <w:rFonts w:hint="eastAsia"/>
        </w:rPr>
        <w:t>，这些在HAR中被广泛应用，常用</w:t>
      </w:r>
      <w:r>
        <w:t>机器</w:t>
      </w:r>
      <w:r>
        <w:rPr>
          <w:rFonts w:hint="eastAsia"/>
        </w:rPr>
        <w:t>学习算法见表4。其中，有监督学习</w:t>
      </w:r>
      <w:r>
        <w:t>是一种任务驱动方法</w:t>
      </w:r>
      <w:r>
        <w:rPr>
          <w:rFonts w:hint="eastAsia"/>
        </w:rPr>
        <w:t>。该方法</w:t>
      </w:r>
      <w:r>
        <w:t>创建一个数学模型以将输入映射到所需的输出</w:t>
      </w:r>
      <w:r>
        <w:rPr>
          <w:rFonts w:hint="eastAsia"/>
        </w:rPr>
        <w:t>，并</w:t>
      </w:r>
      <w:r>
        <w:t>尽可能准确</w:t>
      </w:r>
      <w:r>
        <w:rPr>
          <w:rFonts w:hint="eastAsia"/>
        </w:rPr>
        <w:t>将</w:t>
      </w:r>
      <w:r>
        <w:t>数据分配</w:t>
      </w:r>
      <w:r>
        <w:rPr>
          <w:rFonts w:hint="eastAsia"/>
        </w:rPr>
        <w:t>至</w:t>
      </w:r>
      <w:r>
        <w:t>一个</w:t>
      </w:r>
      <w:r>
        <w:rPr>
          <w:rFonts w:hint="eastAsia"/>
        </w:rPr>
        <w:t>簇</w:t>
      </w:r>
      <w:r>
        <w:t>。</w:t>
      </w:r>
      <w:r>
        <w:rPr>
          <w:rFonts w:hint="eastAsia"/>
        </w:rPr>
        <w:t>其</w:t>
      </w:r>
      <w:r>
        <w:t>主要目标是将风险或错误降至最低。</w:t>
      </w:r>
      <w:r>
        <w:rPr>
          <w:rFonts w:hint="eastAsia"/>
        </w:rPr>
        <w:t>无监督学习无须数据标签，只需</w:t>
      </w:r>
      <w:r>
        <w:t>查找给定数据</w:t>
      </w:r>
      <w:r>
        <w:rPr>
          <w:rFonts w:hint="eastAsia"/>
        </w:rPr>
        <w:t>点集</w:t>
      </w:r>
      <w:r>
        <w:t>之间的相似性</w:t>
      </w:r>
      <w:r>
        <w:rPr>
          <w:rFonts w:hint="eastAsia"/>
        </w:rPr>
        <w:t>。</w:t>
      </w:r>
      <w:r>
        <w:t>根据相似性</w:t>
      </w:r>
      <w:r>
        <w:rPr>
          <w:rFonts w:hint="eastAsia"/>
        </w:rPr>
        <w:t>指标进行聚类划分，</w:t>
      </w:r>
      <w:r>
        <w:t>目标是最小化集群内距离和最大化集群间距离</w:t>
      </w:r>
      <w:r>
        <w:rPr>
          <w:rFonts w:hint="eastAsia"/>
        </w:rPr>
        <w:t>，从而达到分类的目的</w:t>
      </w:r>
      <w:r>
        <w:rPr>
          <w:vertAlign w:val="superscript"/>
        </w:rPr>
        <w:fldChar w:fldCharType="begin"/>
      </w:r>
      <w:r>
        <w:rPr>
          <w:vertAlign w:val="superscript"/>
        </w:rPr>
        <w:instrText xml:space="preserve"> </w:instrText>
      </w:r>
      <w:r>
        <w:rPr>
          <w:rFonts w:hint="eastAsia"/>
          <w:vertAlign w:val="superscript"/>
        </w:rPr>
        <w:instrText xml:space="preserve">REF _Ref184913299 \r \h</w:instrText>
      </w:r>
      <w:r>
        <w:rPr>
          <w:vertAlign w:val="superscript"/>
        </w:rPr>
        <w:instrText xml:space="preserve"> </w:instrText>
      </w:r>
      <w:r>
        <w:rPr>
          <w:vertAlign w:val="superscript"/>
        </w:rPr>
        <w:fldChar w:fldCharType="separate"/>
      </w:r>
      <w:r>
        <w:rPr>
          <w:rFonts w:hint="eastAsia"/>
          <w:vertAlign w:val="superscript"/>
        </w:rPr>
        <w:t>[62]</w:t>
      </w:r>
      <w:r>
        <w:rPr>
          <w:vertAlign w:val="superscript"/>
        </w:rPr>
        <w:fldChar w:fldCharType="end"/>
      </w:r>
      <w:r>
        <w:rPr>
          <w:rFonts w:hint="eastAsia"/>
        </w:rPr>
        <w:t>。</w:t>
      </w:r>
    </w:p>
    <w:p w14:paraId="0883DE0B">
      <w:pPr>
        <w:snapToGrid/>
        <w:spacing w:line="300" w:lineRule="auto"/>
        <w:ind w:firstLine="0" w:firstLineChars="0"/>
        <w:jc w:val="center"/>
        <w:rPr>
          <w:sz w:val="21"/>
          <w:szCs w:val="21"/>
        </w:rPr>
      </w:pPr>
      <w:r>
        <w:rPr>
          <w:rFonts w:hint="eastAsia"/>
          <w:sz w:val="21"/>
          <w:szCs w:val="21"/>
        </w:rPr>
        <w:t>表4</w:t>
      </w:r>
      <w:r>
        <w:rPr>
          <w:sz w:val="21"/>
          <w:szCs w:val="21"/>
        </w:rPr>
        <w:t xml:space="preserve"> </w:t>
      </w:r>
      <w:r>
        <w:rPr>
          <w:rFonts w:hint="eastAsia"/>
          <w:sz w:val="21"/>
          <w:szCs w:val="21"/>
        </w:rPr>
        <w:t>常用机器学习算法</w:t>
      </w:r>
    </w:p>
    <w:tbl>
      <w:tblPr>
        <w:tblStyle w:val="10"/>
        <w:tblW w:w="5000" w:type="pct"/>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619"/>
        <w:gridCol w:w="2030"/>
        <w:gridCol w:w="3074"/>
        <w:gridCol w:w="1761"/>
        <w:gridCol w:w="1804"/>
      </w:tblGrid>
      <w:tr w14:paraId="5BE8F74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48" w:hRule="atLeast"/>
          <w:jc w:val="center"/>
        </w:trPr>
        <w:tc>
          <w:tcPr>
            <w:tcW w:w="333" w:type="pct"/>
            <w:tcBorders>
              <w:top w:val="single" w:color="auto" w:sz="4" w:space="0"/>
              <w:bottom w:val="single" w:color="auto" w:sz="4" w:space="0"/>
            </w:tcBorders>
            <w:shd w:val="clear" w:color="auto" w:fill="auto"/>
            <w:vAlign w:val="center"/>
          </w:tcPr>
          <w:p w14:paraId="45E9F67B">
            <w:pPr>
              <w:widowControl/>
              <w:ind w:firstLine="0" w:firstLineChars="0"/>
              <w:jc w:val="center"/>
              <w:rPr>
                <w:rFonts w:eastAsia="宋体" w:cs="Times New Roman"/>
                <w:b/>
                <w:bCs/>
                <w:color w:val="000000"/>
                <w:sz w:val="18"/>
                <w:szCs w:val="18"/>
              </w:rPr>
            </w:pPr>
            <w:r>
              <w:rPr>
                <w:rFonts w:eastAsia="宋体" w:cs="Times New Roman"/>
                <w:b/>
                <w:bCs/>
                <w:color w:val="000000"/>
                <w:sz w:val="18"/>
                <w:szCs w:val="18"/>
              </w:rPr>
              <w:t>类别</w:t>
            </w:r>
          </w:p>
        </w:tc>
        <w:tc>
          <w:tcPr>
            <w:tcW w:w="1093" w:type="pct"/>
            <w:tcBorders>
              <w:top w:val="single" w:color="auto" w:sz="4" w:space="0"/>
              <w:bottom w:val="single" w:color="auto" w:sz="4" w:space="0"/>
            </w:tcBorders>
            <w:shd w:val="clear" w:color="auto" w:fill="auto"/>
            <w:vAlign w:val="center"/>
          </w:tcPr>
          <w:p w14:paraId="3BA1A626">
            <w:pPr>
              <w:widowControl/>
              <w:ind w:firstLine="0" w:firstLineChars="0"/>
              <w:jc w:val="center"/>
              <w:textAlignment w:val="center"/>
              <w:rPr>
                <w:rFonts w:eastAsia="宋体" w:cs="Times New Roman"/>
                <w:b/>
                <w:bCs/>
                <w:color w:val="000000"/>
                <w:sz w:val="18"/>
                <w:szCs w:val="18"/>
              </w:rPr>
            </w:pPr>
            <w:r>
              <w:rPr>
                <w:rFonts w:eastAsia="宋体" w:cs="Times New Roman"/>
                <w:b/>
                <w:bCs/>
                <w:color w:val="000000"/>
                <w:kern w:val="0"/>
                <w:sz w:val="18"/>
                <w:szCs w:val="18"/>
                <w:lang w:bidi="ar"/>
              </w:rPr>
              <w:t>算法</w:t>
            </w:r>
          </w:p>
        </w:tc>
        <w:tc>
          <w:tcPr>
            <w:tcW w:w="1655" w:type="pct"/>
            <w:tcBorders>
              <w:top w:val="single" w:color="auto" w:sz="4" w:space="0"/>
              <w:bottom w:val="single" w:color="auto" w:sz="4" w:space="0"/>
            </w:tcBorders>
            <w:shd w:val="clear" w:color="auto" w:fill="auto"/>
            <w:vAlign w:val="center"/>
          </w:tcPr>
          <w:p w14:paraId="436FD500">
            <w:pPr>
              <w:widowControl/>
              <w:ind w:firstLine="0" w:firstLineChars="0"/>
              <w:jc w:val="center"/>
              <w:textAlignment w:val="center"/>
              <w:rPr>
                <w:rFonts w:eastAsia="宋体" w:cs="Times New Roman"/>
                <w:b/>
                <w:bCs/>
                <w:color w:val="000000"/>
                <w:sz w:val="18"/>
                <w:szCs w:val="18"/>
              </w:rPr>
            </w:pPr>
            <w:r>
              <w:rPr>
                <w:rFonts w:eastAsia="宋体" w:cs="Times New Roman"/>
                <w:b/>
                <w:bCs/>
                <w:color w:val="000000"/>
                <w:kern w:val="0"/>
                <w:sz w:val="18"/>
                <w:szCs w:val="18"/>
                <w:lang w:bidi="ar"/>
              </w:rPr>
              <w:t>描述</w:t>
            </w:r>
          </w:p>
        </w:tc>
        <w:tc>
          <w:tcPr>
            <w:tcW w:w="948" w:type="pct"/>
            <w:tcBorders>
              <w:top w:val="single" w:color="auto" w:sz="4" w:space="0"/>
              <w:bottom w:val="single" w:color="auto" w:sz="4" w:space="0"/>
            </w:tcBorders>
            <w:shd w:val="clear" w:color="auto" w:fill="auto"/>
            <w:vAlign w:val="center"/>
          </w:tcPr>
          <w:p w14:paraId="344B28A2">
            <w:pPr>
              <w:widowControl/>
              <w:ind w:firstLine="0" w:firstLineChars="0"/>
              <w:jc w:val="center"/>
              <w:textAlignment w:val="center"/>
              <w:rPr>
                <w:rFonts w:eastAsia="宋体" w:cs="Times New Roman"/>
                <w:b/>
                <w:bCs/>
                <w:color w:val="000000"/>
                <w:sz w:val="18"/>
                <w:szCs w:val="18"/>
              </w:rPr>
            </w:pPr>
            <w:r>
              <w:rPr>
                <w:rFonts w:eastAsia="宋体" w:cs="Times New Roman"/>
                <w:b/>
                <w:bCs/>
                <w:color w:val="000000"/>
                <w:kern w:val="0"/>
                <w:sz w:val="18"/>
                <w:szCs w:val="18"/>
                <w:lang w:bidi="ar"/>
              </w:rPr>
              <w:t>优势</w:t>
            </w:r>
          </w:p>
        </w:tc>
        <w:tc>
          <w:tcPr>
            <w:tcW w:w="971" w:type="pct"/>
            <w:tcBorders>
              <w:top w:val="single" w:color="auto" w:sz="4" w:space="0"/>
              <w:bottom w:val="single" w:color="auto" w:sz="4" w:space="0"/>
            </w:tcBorders>
            <w:shd w:val="clear" w:color="auto" w:fill="auto"/>
            <w:vAlign w:val="center"/>
          </w:tcPr>
          <w:p w14:paraId="42629B34">
            <w:pPr>
              <w:widowControl/>
              <w:ind w:firstLine="0" w:firstLineChars="0"/>
              <w:jc w:val="center"/>
              <w:textAlignment w:val="center"/>
              <w:rPr>
                <w:rFonts w:eastAsia="宋体" w:cs="Times New Roman"/>
                <w:b/>
                <w:bCs/>
                <w:color w:val="000000"/>
                <w:sz w:val="18"/>
                <w:szCs w:val="18"/>
              </w:rPr>
            </w:pPr>
            <w:r>
              <w:rPr>
                <w:rFonts w:eastAsia="宋体" w:cs="Times New Roman"/>
                <w:b/>
                <w:bCs/>
                <w:color w:val="000000"/>
                <w:kern w:val="0"/>
                <w:sz w:val="18"/>
                <w:szCs w:val="18"/>
                <w:lang w:bidi="ar"/>
              </w:rPr>
              <w:t>劣势</w:t>
            </w:r>
          </w:p>
        </w:tc>
      </w:tr>
      <w:tr w14:paraId="28910CD8">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23" w:hRule="atLeast"/>
          <w:jc w:val="center"/>
        </w:trPr>
        <w:tc>
          <w:tcPr>
            <w:tcW w:w="333" w:type="pct"/>
            <w:vMerge w:val="restart"/>
            <w:tcBorders>
              <w:top w:val="single" w:color="auto" w:sz="4" w:space="0"/>
              <w:bottom w:val="nil"/>
            </w:tcBorders>
            <w:shd w:val="clear" w:color="auto" w:fill="auto"/>
            <w:vAlign w:val="center"/>
          </w:tcPr>
          <w:p w14:paraId="13623888">
            <w:pPr>
              <w:widowControl/>
              <w:ind w:firstLine="0" w:firstLineChars="0"/>
              <w:jc w:val="center"/>
              <w:textAlignment w:val="center"/>
              <w:rPr>
                <w:rFonts w:eastAsia="宋体" w:cs="Times New Roman"/>
                <w:b/>
                <w:bCs/>
                <w:color w:val="000000"/>
                <w:sz w:val="18"/>
                <w:szCs w:val="18"/>
              </w:rPr>
            </w:pPr>
            <w:r>
              <w:rPr>
                <w:rFonts w:eastAsia="宋体" w:cs="Times New Roman"/>
                <w:b/>
                <w:bCs/>
                <w:color w:val="000000"/>
                <w:kern w:val="0"/>
                <w:sz w:val="18"/>
                <w:szCs w:val="18"/>
                <w:lang w:bidi="ar"/>
              </w:rPr>
              <w:t>有监督学习</w:t>
            </w:r>
          </w:p>
        </w:tc>
        <w:tc>
          <w:tcPr>
            <w:tcW w:w="1093" w:type="pct"/>
            <w:tcBorders>
              <w:top w:val="single" w:color="auto" w:sz="4" w:space="0"/>
              <w:bottom w:val="nil"/>
            </w:tcBorders>
            <w:shd w:val="clear" w:color="auto" w:fill="auto"/>
            <w:vAlign w:val="center"/>
          </w:tcPr>
          <w:p w14:paraId="3A1F6A8F">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K近邻算法（KNN）</w:t>
            </w:r>
          </w:p>
        </w:tc>
        <w:tc>
          <w:tcPr>
            <w:tcW w:w="1655" w:type="pct"/>
            <w:tcBorders>
              <w:top w:val="single" w:color="auto" w:sz="4" w:space="0"/>
              <w:bottom w:val="nil"/>
            </w:tcBorders>
            <w:shd w:val="clear" w:color="auto" w:fill="auto"/>
            <w:vAlign w:val="center"/>
          </w:tcPr>
          <w:p w14:paraId="6247CFC8">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使用欧氏距离等度量方式计算当前活动与已有活动的相似性，适合小数据集</w:t>
            </w:r>
          </w:p>
        </w:tc>
        <w:tc>
          <w:tcPr>
            <w:tcW w:w="948" w:type="pct"/>
            <w:tcBorders>
              <w:top w:val="single" w:color="auto" w:sz="4" w:space="0"/>
              <w:bottom w:val="nil"/>
            </w:tcBorders>
            <w:shd w:val="clear" w:color="auto" w:fill="auto"/>
            <w:vAlign w:val="center"/>
          </w:tcPr>
          <w:p w14:paraId="77FB11B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实现简单，不需要训练</w:t>
            </w:r>
          </w:p>
        </w:tc>
        <w:tc>
          <w:tcPr>
            <w:tcW w:w="971" w:type="pct"/>
            <w:tcBorders>
              <w:top w:val="single" w:color="auto" w:sz="4" w:space="0"/>
              <w:bottom w:val="nil"/>
            </w:tcBorders>
            <w:shd w:val="clear" w:color="auto" w:fill="auto"/>
            <w:vAlign w:val="center"/>
          </w:tcPr>
          <w:p w14:paraId="75E335B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在大规模数据中效率较低</w:t>
            </w:r>
          </w:p>
        </w:tc>
      </w:tr>
      <w:tr w14:paraId="4054B56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86" w:hRule="atLeast"/>
          <w:jc w:val="center"/>
        </w:trPr>
        <w:tc>
          <w:tcPr>
            <w:tcW w:w="333" w:type="pct"/>
            <w:vMerge w:val="continue"/>
            <w:tcBorders>
              <w:top w:val="nil"/>
              <w:bottom w:val="nil"/>
            </w:tcBorders>
            <w:shd w:val="clear" w:color="auto" w:fill="auto"/>
            <w:vAlign w:val="center"/>
          </w:tcPr>
          <w:p w14:paraId="5FA68013">
            <w:pPr>
              <w:widowControl/>
              <w:ind w:firstLine="0" w:firstLineChars="0"/>
              <w:jc w:val="center"/>
              <w:rPr>
                <w:rFonts w:eastAsia="宋体" w:cs="Times New Roman"/>
                <w:color w:val="000000"/>
                <w:sz w:val="18"/>
                <w:szCs w:val="18"/>
              </w:rPr>
            </w:pPr>
          </w:p>
        </w:tc>
        <w:tc>
          <w:tcPr>
            <w:tcW w:w="1093" w:type="pct"/>
            <w:tcBorders>
              <w:top w:val="nil"/>
              <w:bottom w:val="nil"/>
            </w:tcBorders>
            <w:shd w:val="clear" w:color="auto" w:fill="auto"/>
            <w:noWrap/>
            <w:vAlign w:val="center"/>
          </w:tcPr>
          <w:p w14:paraId="118C4F4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支持向量机（SVM）</w:t>
            </w:r>
          </w:p>
        </w:tc>
        <w:tc>
          <w:tcPr>
            <w:tcW w:w="1655" w:type="pct"/>
            <w:tcBorders>
              <w:top w:val="nil"/>
              <w:bottom w:val="nil"/>
            </w:tcBorders>
            <w:shd w:val="clear" w:color="auto" w:fill="auto"/>
            <w:vAlign w:val="center"/>
          </w:tcPr>
          <w:p w14:paraId="4ECAA36C">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划分不同活动类别的最优决策边界</w:t>
            </w:r>
            <w:r>
              <w:rPr>
                <w:rFonts w:hint="eastAsia" w:eastAsia="宋体" w:cs="Times New Roman"/>
                <w:color w:val="000000"/>
                <w:kern w:val="0"/>
                <w:sz w:val="18"/>
                <w:szCs w:val="18"/>
                <w:lang w:bidi="ar"/>
              </w:rPr>
              <w:t>，能够</w:t>
            </w:r>
            <w:r>
              <w:rPr>
                <w:rFonts w:eastAsia="宋体" w:cs="Times New Roman"/>
                <w:color w:val="000000"/>
                <w:kern w:val="0"/>
                <w:sz w:val="18"/>
                <w:szCs w:val="18"/>
                <w:lang w:bidi="ar"/>
              </w:rPr>
              <w:t>使用线性或非线性核函数进行分类</w:t>
            </w:r>
          </w:p>
        </w:tc>
        <w:tc>
          <w:tcPr>
            <w:tcW w:w="948" w:type="pct"/>
            <w:tcBorders>
              <w:top w:val="nil"/>
              <w:bottom w:val="nil"/>
            </w:tcBorders>
            <w:shd w:val="clear" w:color="auto" w:fill="auto"/>
            <w:vAlign w:val="center"/>
          </w:tcPr>
          <w:p w14:paraId="4EEC426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对高维数据和小样本集</w:t>
            </w:r>
            <w:r>
              <w:rPr>
                <w:rFonts w:hint="eastAsia" w:eastAsia="宋体" w:cs="Times New Roman"/>
                <w:color w:val="000000"/>
                <w:kern w:val="0"/>
                <w:sz w:val="18"/>
                <w:szCs w:val="18"/>
                <w:lang w:bidi="ar"/>
              </w:rPr>
              <w:t>的</w:t>
            </w:r>
            <w:r>
              <w:rPr>
                <w:rFonts w:eastAsia="宋体" w:cs="Times New Roman"/>
                <w:color w:val="000000"/>
                <w:kern w:val="0"/>
                <w:sz w:val="18"/>
                <w:szCs w:val="18"/>
                <w:lang w:bidi="ar"/>
              </w:rPr>
              <w:t>效果好</w:t>
            </w:r>
          </w:p>
        </w:tc>
        <w:tc>
          <w:tcPr>
            <w:tcW w:w="971" w:type="pct"/>
            <w:tcBorders>
              <w:top w:val="nil"/>
              <w:bottom w:val="nil"/>
            </w:tcBorders>
            <w:shd w:val="clear" w:color="auto" w:fill="auto"/>
            <w:vAlign w:val="center"/>
          </w:tcPr>
          <w:p w14:paraId="58BC069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计算复杂，参数选择敏感</w:t>
            </w:r>
          </w:p>
        </w:tc>
      </w:tr>
      <w:tr w14:paraId="6D89EC1B">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62" w:hRule="atLeast"/>
          <w:jc w:val="center"/>
        </w:trPr>
        <w:tc>
          <w:tcPr>
            <w:tcW w:w="333" w:type="pct"/>
            <w:vMerge w:val="continue"/>
            <w:tcBorders>
              <w:top w:val="nil"/>
              <w:bottom w:val="nil"/>
            </w:tcBorders>
            <w:shd w:val="clear" w:color="auto" w:fill="auto"/>
            <w:vAlign w:val="center"/>
          </w:tcPr>
          <w:p w14:paraId="0CC00A43">
            <w:pPr>
              <w:widowControl/>
              <w:ind w:firstLine="0" w:firstLineChars="0"/>
              <w:jc w:val="center"/>
              <w:rPr>
                <w:rFonts w:eastAsia="宋体" w:cs="Times New Roman"/>
                <w:color w:val="000000"/>
                <w:sz w:val="18"/>
                <w:szCs w:val="18"/>
              </w:rPr>
            </w:pPr>
          </w:p>
        </w:tc>
        <w:tc>
          <w:tcPr>
            <w:tcW w:w="1093" w:type="pct"/>
            <w:tcBorders>
              <w:top w:val="nil"/>
              <w:bottom w:val="nil"/>
            </w:tcBorders>
            <w:shd w:val="clear" w:color="auto" w:fill="auto"/>
            <w:vAlign w:val="center"/>
          </w:tcPr>
          <w:p w14:paraId="3E5657A6">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决策树（Decision Tree）</w:t>
            </w:r>
          </w:p>
        </w:tc>
        <w:tc>
          <w:tcPr>
            <w:tcW w:w="1655" w:type="pct"/>
            <w:tcBorders>
              <w:top w:val="nil"/>
              <w:bottom w:val="nil"/>
            </w:tcBorders>
            <w:shd w:val="clear" w:color="auto" w:fill="auto"/>
            <w:vAlign w:val="center"/>
          </w:tcPr>
          <w:p w14:paraId="116D54B3">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树状结构</w:t>
            </w:r>
            <w:r>
              <w:rPr>
                <w:rFonts w:hint="eastAsia" w:eastAsia="宋体" w:cs="Times New Roman"/>
                <w:color w:val="000000"/>
                <w:kern w:val="0"/>
                <w:sz w:val="18"/>
                <w:szCs w:val="18"/>
                <w:lang w:bidi="ar"/>
              </w:rPr>
              <w:t>，</w:t>
            </w:r>
            <w:r>
              <w:rPr>
                <w:rFonts w:eastAsia="宋体" w:cs="Times New Roman"/>
                <w:color w:val="000000"/>
                <w:kern w:val="0"/>
                <w:sz w:val="18"/>
                <w:szCs w:val="18"/>
                <w:lang w:bidi="ar"/>
              </w:rPr>
              <w:t>利用传感器特征值递归划分数据</w:t>
            </w:r>
            <w:r>
              <w:rPr>
                <w:rFonts w:hint="eastAsia" w:eastAsia="宋体" w:cs="Times New Roman"/>
                <w:color w:val="000000"/>
                <w:kern w:val="0"/>
                <w:sz w:val="18"/>
                <w:szCs w:val="18"/>
                <w:lang w:bidi="ar"/>
              </w:rPr>
              <w:t>，</w:t>
            </w:r>
            <w:r>
              <w:rPr>
                <w:rFonts w:eastAsia="宋体" w:cs="Times New Roman"/>
                <w:color w:val="000000"/>
                <w:kern w:val="0"/>
                <w:sz w:val="18"/>
                <w:szCs w:val="18"/>
                <w:lang w:bidi="ar"/>
              </w:rPr>
              <w:t>叶节点对应不同的活动类别</w:t>
            </w:r>
          </w:p>
        </w:tc>
        <w:tc>
          <w:tcPr>
            <w:tcW w:w="948" w:type="pct"/>
            <w:tcBorders>
              <w:top w:val="nil"/>
              <w:bottom w:val="nil"/>
            </w:tcBorders>
            <w:shd w:val="clear" w:color="auto" w:fill="auto"/>
            <w:vAlign w:val="center"/>
          </w:tcPr>
          <w:p w14:paraId="2A56FEE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易于理解和解释</w:t>
            </w:r>
          </w:p>
        </w:tc>
        <w:tc>
          <w:tcPr>
            <w:tcW w:w="971" w:type="pct"/>
            <w:tcBorders>
              <w:top w:val="nil"/>
              <w:bottom w:val="nil"/>
            </w:tcBorders>
            <w:shd w:val="clear" w:color="auto" w:fill="auto"/>
            <w:vAlign w:val="center"/>
          </w:tcPr>
          <w:p w14:paraId="667D3C9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容易过拟合，特别是</w:t>
            </w:r>
            <w:r>
              <w:rPr>
                <w:rFonts w:hint="eastAsia" w:eastAsia="宋体" w:cs="Times New Roman"/>
                <w:color w:val="000000"/>
                <w:kern w:val="0"/>
                <w:sz w:val="18"/>
                <w:szCs w:val="18"/>
                <w:lang w:bidi="ar"/>
              </w:rPr>
              <w:t>对于</w:t>
            </w:r>
            <w:r>
              <w:rPr>
                <w:rFonts w:eastAsia="宋体" w:cs="Times New Roman"/>
                <w:color w:val="000000"/>
                <w:kern w:val="0"/>
                <w:sz w:val="18"/>
                <w:szCs w:val="18"/>
                <w:lang w:bidi="ar"/>
              </w:rPr>
              <w:t>高噪声数据</w:t>
            </w:r>
          </w:p>
        </w:tc>
      </w:tr>
      <w:tr w14:paraId="0BDFEC43">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24" w:hRule="atLeast"/>
          <w:jc w:val="center"/>
        </w:trPr>
        <w:tc>
          <w:tcPr>
            <w:tcW w:w="333" w:type="pct"/>
            <w:vMerge w:val="continue"/>
            <w:tcBorders>
              <w:top w:val="nil"/>
              <w:bottom w:val="nil"/>
            </w:tcBorders>
            <w:shd w:val="clear" w:color="auto" w:fill="auto"/>
            <w:vAlign w:val="center"/>
          </w:tcPr>
          <w:p w14:paraId="5F33A8B0">
            <w:pPr>
              <w:widowControl/>
              <w:ind w:firstLine="0" w:firstLineChars="0"/>
              <w:jc w:val="center"/>
              <w:rPr>
                <w:rFonts w:eastAsia="宋体" w:cs="Times New Roman"/>
                <w:color w:val="000000"/>
                <w:sz w:val="18"/>
                <w:szCs w:val="18"/>
              </w:rPr>
            </w:pPr>
          </w:p>
        </w:tc>
        <w:tc>
          <w:tcPr>
            <w:tcW w:w="1093" w:type="pct"/>
            <w:tcBorders>
              <w:top w:val="nil"/>
              <w:bottom w:val="nil"/>
            </w:tcBorders>
            <w:shd w:val="clear" w:color="auto" w:fill="auto"/>
            <w:vAlign w:val="center"/>
          </w:tcPr>
          <w:p w14:paraId="5BDB62E5">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随机森林（Random Forest）</w:t>
            </w:r>
          </w:p>
        </w:tc>
        <w:tc>
          <w:tcPr>
            <w:tcW w:w="1655" w:type="pct"/>
            <w:tcBorders>
              <w:top w:val="nil"/>
              <w:bottom w:val="nil"/>
            </w:tcBorders>
            <w:shd w:val="clear" w:color="auto" w:fill="auto"/>
            <w:vAlign w:val="center"/>
          </w:tcPr>
          <w:p w14:paraId="0A6DC7CE">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集成多</w:t>
            </w:r>
            <w:r>
              <w:rPr>
                <w:rFonts w:hint="eastAsia" w:eastAsia="宋体" w:cs="Times New Roman"/>
                <w:color w:val="000000"/>
                <w:kern w:val="0"/>
                <w:sz w:val="18"/>
                <w:szCs w:val="18"/>
                <w:lang w:bidi="ar"/>
              </w:rPr>
              <w:t>个</w:t>
            </w:r>
            <w:r>
              <w:rPr>
                <w:rFonts w:eastAsia="宋体" w:cs="Times New Roman"/>
                <w:color w:val="000000"/>
                <w:kern w:val="0"/>
                <w:sz w:val="18"/>
                <w:szCs w:val="18"/>
                <w:lang w:bidi="ar"/>
              </w:rPr>
              <w:t>决策树，对</w:t>
            </w:r>
            <w:r>
              <w:rPr>
                <w:rFonts w:hint="eastAsia" w:eastAsia="宋体" w:cs="Times New Roman"/>
                <w:color w:val="000000"/>
                <w:kern w:val="0"/>
                <w:sz w:val="18"/>
                <w:szCs w:val="18"/>
                <w:lang w:bidi="ar"/>
              </w:rPr>
              <w:t>各决策树</w:t>
            </w:r>
            <w:r>
              <w:rPr>
                <w:rFonts w:eastAsia="宋体" w:cs="Times New Roman"/>
                <w:color w:val="000000"/>
                <w:kern w:val="0"/>
                <w:sz w:val="18"/>
                <w:szCs w:val="18"/>
                <w:lang w:bidi="ar"/>
              </w:rPr>
              <w:t>的分类结果进行投票，选择票</w:t>
            </w:r>
            <w:r>
              <w:rPr>
                <w:rFonts w:hint="eastAsia" w:eastAsia="宋体" w:cs="Times New Roman"/>
                <w:color w:val="000000"/>
                <w:kern w:val="0"/>
                <w:sz w:val="18"/>
                <w:szCs w:val="18"/>
                <w:lang w:bidi="ar"/>
              </w:rPr>
              <w:t>数</w:t>
            </w:r>
            <w:r>
              <w:rPr>
                <w:rFonts w:eastAsia="宋体" w:cs="Times New Roman"/>
                <w:color w:val="000000"/>
                <w:kern w:val="0"/>
                <w:sz w:val="18"/>
                <w:szCs w:val="18"/>
                <w:lang w:bidi="ar"/>
              </w:rPr>
              <w:t>最多的类别</w:t>
            </w:r>
          </w:p>
        </w:tc>
        <w:tc>
          <w:tcPr>
            <w:tcW w:w="948" w:type="pct"/>
            <w:tcBorders>
              <w:top w:val="nil"/>
              <w:bottom w:val="nil"/>
            </w:tcBorders>
            <w:shd w:val="clear" w:color="auto" w:fill="auto"/>
            <w:vAlign w:val="center"/>
          </w:tcPr>
          <w:p w14:paraId="3096F0CB">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具有较强的鲁棒性和高分类准确性</w:t>
            </w:r>
          </w:p>
        </w:tc>
        <w:tc>
          <w:tcPr>
            <w:tcW w:w="971" w:type="pct"/>
            <w:tcBorders>
              <w:top w:val="nil"/>
              <w:bottom w:val="nil"/>
            </w:tcBorders>
            <w:shd w:val="clear" w:color="auto" w:fill="auto"/>
            <w:vAlign w:val="center"/>
          </w:tcPr>
          <w:p w14:paraId="29A0761C">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计算复杂性较高</w:t>
            </w:r>
          </w:p>
        </w:tc>
      </w:tr>
      <w:tr w14:paraId="26D0D72D">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11" w:hRule="atLeast"/>
          <w:jc w:val="center"/>
        </w:trPr>
        <w:tc>
          <w:tcPr>
            <w:tcW w:w="333" w:type="pct"/>
            <w:vMerge w:val="continue"/>
            <w:tcBorders>
              <w:top w:val="nil"/>
              <w:bottom w:val="nil"/>
            </w:tcBorders>
            <w:shd w:val="clear" w:color="auto" w:fill="auto"/>
            <w:vAlign w:val="center"/>
          </w:tcPr>
          <w:p w14:paraId="287782E2">
            <w:pPr>
              <w:widowControl/>
              <w:ind w:firstLine="0" w:firstLineChars="0"/>
              <w:jc w:val="center"/>
              <w:rPr>
                <w:rFonts w:eastAsia="宋体" w:cs="Times New Roman"/>
                <w:color w:val="000000"/>
                <w:sz w:val="18"/>
                <w:szCs w:val="18"/>
              </w:rPr>
            </w:pPr>
          </w:p>
        </w:tc>
        <w:tc>
          <w:tcPr>
            <w:tcW w:w="1093" w:type="pct"/>
            <w:tcBorders>
              <w:top w:val="nil"/>
              <w:bottom w:val="nil"/>
            </w:tcBorders>
            <w:shd w:val="clear" w:color="auto" w:fill="auto"/>
            <w:vAlign w:val="center"/>
          </w:tcPr>
          <w:p w14:paraId="0BE4E8F4">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朴素贝叶斯分类器</w:t>
            </w:r>
          </w:p>
        </w:tc>
        <w:tc>
          <w:tcPr>
            <w:tcW w:w="1655" w:type="pct"/>
            <w:tcBorders>
              <w:top w:val="nil"/>
              <w:bottom w:val="nil"/>
            </w:tcBorders>
            <w:shd w:val="clear" w:color="auto" w:fill="auto"/>
            <w:vAlign w:val="center"/>
          </w:tcPr>
          <w:p w14:paraId="67C98BBD">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基于贝叶斯定理，假设传感器特征是相互独立的</w:t>
            </w:r>
          </w:p>
        </w:tc>
        <w:tc>
          <w:tcPr>
            <w:tcW w:w="948" w:type="pct"/>
            <w:tcBorders>
              <w:top w:val="nil"/>
              <w:bottom w:val="nil"/>
            </w:tcBorders>
            <w:shd w:val="clear" w:color="auto" w:fill="auto"/>
            <w:vAlign w:val="center"/>
          </w:tcPr>
          <w:p w14:paraId="3A02CD38">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快速高效，适用于实时HAR</w:t>
            </w:r>
          </w:p>
        </w:tc>
        <w:tc>
          <w:tcPr>
            <w:tcW w:w="971" w:type="pct"/>
            <w:tcBorders>
              <w:top w:val="nil"/>
              <w:bottom w:val="nil"/>
            </w:tcBorders>
            <w:shd w:val="clear" w:color="auto" w:fill="auto"/>
            <w:vAlign w:val="center"/>
          </w:tcPr>
          <w:p w14:paraId="1887A4FA">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独立性假设在实际应用中可能不完全成立</w:t>
            </w:r>
          </w:p>
        </w:tc>
      </w:tr>
      <w:tr w14:paraId="1D38911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56" w:hRule="atLeast"/>
          <w:jc w:val="center"/>
        </w:trPr>
        <w:tc>
          <w:tcPr>
            <w:tcW w:w="333" w:type="pct"/>
            <w:vMerge w:val="continue"/>
            <w:tcBorders>
              <w:top w:val="nil"/>
              <w:bottom w:val="nil"/>
            </w:tcBorders>
            <w:shd w:val="clear" w:color="auto" w:fill="auto"/>
            <w:vAlign w:val="center"/>
          </w:tcPr>
          <w:p w14:paraId="34DB9059">
            <w:pPr>
              <w:widowControl/>
              <w:ind w:firstLine="0" w:firstLineChars="0"/>
              <w:jc w:val="center"/>
              <w:rPr>
                <w:rFonts w:eastAsia="宋体" w:cs="Times New Roman"/>
                <w:color w:val="000000"/>
                <w:sz w:val="18"/>
                <w:szCs w:val="18"/>
              </w:rPr>
            </w:pPr>
          </w:p>
        </w:tc>
        <w:tc>
          <w:tcPr>
            <w:tcW w:w="1093" w:type="pct"/>
            <w:tcBorders>
              <w:top w:val="nil"/>
              <w:bottom w:val="nil"/>
            </w:tcBorders>
            <w:shd w:val="clear" w:color="auto" w:fill="auto"/>
            <w:vAlign w:val="center"/>
          </w:tcPr>
          <w:p w14:paraId="663D663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线性判别分析</w:t>
            </w:r>
          </w:p>
        </w:tc>
        <w:tc>
          <w:tcPr>
            <w:tcW w:w="1655" w:type="pct"/>
            <w:tcBorders>
              <w:top w:val="nil"/>
              <w:bottom w:val="nil"/>
            </w:tcBorders>
            <w:shd w:val="clear" w:color="auto" w:fill="auto"/>
            <w:vAlign w:val="center"/>
          </w:tcPr>
          <w:p w14:paraId="5C885667">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通过将数据投影到低维空间以最大化类间方差与类内方差的比值，用于分类活动</w:t>
            </w:r>
          </w:p>
        </w:tc>
        <w:tc>
          <w:tcPr>
            <w:tcW w:w="948" w:type="pct"/>
            <w:tcBorders>
              <w:top w:val="nil"/>
              <w:bottom w:val="nil"/>
            </w:tcBorders>
            <w:shd w:val="clear" w:color="auto" w:fill="auto"/>
            <w:vAlign w:val="center"/>
          </w:tcPr>
          <w:p w14:paraId="75678D40">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适合线性可分的数据</w:t>
            </w:r>
          </w:p>
        </w:tc>
        <w:tc>
          <w:tcPr>
            <w:tcW w:w="971" w:type="pct"/>
            <w:tcBorders>
              <w:top w:val="nil"/>
              <w:bottom w:val="nil"/>
            </w:tcBorders>
            <w:shd w:val="clear" w:color="auto" w:fill="auto"/>
            <w:vAlign w:val="center"/>
          </w:tcPr>
          <w:p w14:paraId="20A2B64E">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对非线性数据</w:t>
            </w:r>
            <w:r>
              <w:rPr>
                <w:rFonts w:hint="eastAsia" w:eastAsia="宋体" w:cs="Times New Roman"/>
                <w:color w:val="000000"/>
                <w:kern w:val="0"/>
                <w:sz w:val="18"/>
                <w:szCs w:val="18"/>
                <w:lang w:bidi="ar"/>
              </w:rPr>
              <w:t>的</w:t>
            </w:r>
            <w:r>
              <w:rPr>
                <w:rFonts w:eastAsia="宋体" w:cs="Times New Roman"/>
                <w:color w:val="000000"/>
                <w:kern w:val="0"/>
                <w:sz w:val="18"/>
                <w:szCs w:val="18"/>
                <w:lang w:bidi="ar"/>
              </w:rPr>
              <w:t>效果不佳</w:t>
            </w:r>
          </w:p>
        </w:tc>
      </w:tr>
      <w:tr w14:paraId="356CB4F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38" w:hRule="atLeast"/>
          <w:jc w:val="center"/>
        </w:trPr>
        <w:tc>
          <w:tcPr>
            <w:tcW w:w="333" w:type="pct"/>
            <w:vMerge w:val="restart"/>
            <w:tcBorders>
              <w:top w:val="nil"/>
              <w:bottom w:val="nil"/>
            </w:tcBorders>
            <w:shd w:val="clear" w:color="auto" w:fill="auto"/>
            <w:vAlign w:val="center"/>
          </w:tcPr>
          <w:p w14:paraId="1E233FDB">
            <w:pPr>
              <w:widowControl/>
              <w:ind w:firstLine="0" w:firstLineChars="0"/>
              <w:jc w:val="center"/>
              <w:textAlignment w:val="center"/>
              <w:rPr>
                <w:rFonts w:eastAsia="宋体" w:cs="Times New Roman"/>
                <w:b/>
                <w:bCs/>
                <w:color w:val="000000"/>
                <w:sz w:val="18"/>
                <w:szCs w:val="18"/>
              </w:rPr>
            </w:pPr>
            <w:r>
              <w:rPr>
                <w:rFonts w:hint="eastAsia" w:eastAsia="宋体" w:cs="Times New Roman"/>
                <w:b/>
                <w:bCs/>
                <w:color w:val="000000"/>
                <w:kern w:val="0"/>
                <w:sz w:val="18"/>
                <w:szCs w:val="18"/>
                <w:lang w:bidi="ar"/>
              </w:rPr>
              <w:t>无</w:t>
            </w:r>
            <w:r>
              <w:rPr>
                <w:rFonts w:eastAsia="宋体" w:cs="Times New Roman"/>
                <w:b/>
                <w:bCs/>
                <w:color w:val="000000"/>
                <w:kern w:val="0"/>
                <w:sz w:val="18"/>
                <w:szCs w:val="18"/>
                <w:lang w:bidi="ar"/>
              </w:rPr>
              <w:t>监督学习</w:t>
            </w:r>
          </w:p>
        </w:tc>
        <w:tc>
          <w:tcPr>
            <w:tcW w:w="1093" w:type="pct"/>
            <w:tcBorders>
              <w:top w:val="nil"/>
              <w:bottom w:val="nil"/>
            </w:tcBorders>
            <w:shd w:val="clear" w:color="auto" w:fill="auto"/>
            <w:vAlign w:val="center"/>
          </w:tcPr>
          <w:p w14:paraId="49556AE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K均值（K-means）</w:t>
            </w:r>
          </w:p>
        </w:tc>
        <w:tc>
          <w:tcPr>
            <w:tcW w:w="1655" w:type="pct"/>
            <w:tcBorders>
              <w:top w:val="nil"/>
              <w:bottom w:val="nil"/>
            </w:tcBorders>
            <w:shd w:val="clear" w:color="auto" w:fill="auto"/>
            <w:vAlign w:val="center"/>
          </w:tcPr>
          <w:p w14:paraId="6CF22E06">
            <w:pPr>
              <w:widowControl/>
              <w:ind w:firstLine="0" w:firstLineChars="0"/>
              <w:jc w:val="left"/>
              <w:textAlignment w:val="center"/>
              <w:rPr>
                <w:rFonts w:eastAsia="宋体" w:cs="Times New Roman"/>
                <w:color w:val="000000"/>
                <w:sz w:val="18"/>
                <w:szCs w:val="18"/>
              </w:rPr>
            </w:pPr>
            <w:r>
              <w:rPr>
                <w:rFonts w:hint="eastAsia" w:eastAsia="宋体" w:cs="Times New Roman"/>
                <w:color w:val="000000"/>
                <w:kern w:val="0"/>
                <w:sz w:val="18"/>
                <w:szCs w:val="18"/>
                <w:lang w:bidi="ar"/>
              </w:rPr>
              <w:t>属于</w:t>
            </w:r>
            <w:r>
              <w:rPr>
                <w:rFonts w:eastAsia="宋体" w:cs="Times New Roman"/>
                <w:color w:val="000000"/>
                <w:kern w:val="0"/>
                <w:sz w:val="18"/>
                <w:szCs w:val="18"/>
                <w:lang w:bidi="ar"/>
              </w:rPr>
              <w:t>迭代聚类算法，目的是将数据分为</w:t>
            </w:r>
            <w:r>
              <w:rPr>
                <w:rFonts w:eastAsia="宋体" w:cs="Times New Roman"/>
                <w:i/>
                <w:color w:val="000000"/>
                <w:kern w:val="0"/>
                <w:sz w:val="18"/>
                <w:szCs w:val="18"/>
                <w:lang w:bidi="ar"/>
              </w:rPr>
              <w:t>K</w:t>
            </w:r>
            <w:r>
              <w:rPr>
                <w:rFonts w:eastAsia="宋体" w:cs="Times New Roman"/>
                <w:color w:val="000000"/>
                <w:kern w:val="0"/>
                <w:sz w:val="18"/>
                <w:szCs w:val="18"/>
                <w:lang w:bidi="ar"/>
              </w:rPr>
              <w:t>个簇，每个簇内的样本尽可能相似，而不同簇之间的样本尽可能不同</w:t>
            </w:r>
          </w:p>
        </w:tc>
        <w:tc>
          <w:tcPr>
            <w:tcW w:w="948" w:type="pct"/>
            <w:tcBorders>
              <w:top w:val="nil"/>
              <w:bottom w:val="nil"/>
            </w:tcBorders>
            <w:shd w:val="clear" w:color="auto" w:fill="auto"/>
            <w:vAlign w:val="center"/>
          </w:tcPr>
          <w:p w14:paraId="21DC98CA">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简单高效，适合大规模数据</w:t>
            </w:r>
          </w:p>
        </w:tc>
        <w:tc>
          <w:tcPr>
            <w:tcW w:w="971" w:type="pct"/>
            <w:tcBorders>
              <w:top w:val="nil"/>
              <w:bottom w:val="nil"/>
            </w:tcBorders>
            <w:shd w:val="clear" w:color="auto" w:fill="auto"/>
            <w:vAlign w:val="center"/>
          </w:tcPr>
          <w:p w14:paraId="26DE338F">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需要预设K值，易陷入局部最优，不能处理复杂簇结构</w:t>
            </w:r>
          </w:p>
        </w:tc>
      </w:tr>
      <w:tr w14:paraId="537264AF">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92" w:hRule="atLeast"/>
          <w:jc w:val="center"/>
        </w:trPr>
        <w:tc>
          <w:tcPr>
            <w:tcW w:w="333" w:type="pct"/>
            <w:vMerge w:val="continue"/>
            <w:tcBorders>
              <w:top w:val="nil"/>
              <w:bottom w:val="nil"/>
            </w:tcBorders>
            <w:shd w:val="clear" w:color="auto" w:fill="auto"/>
            <w:vAlign w:val="center"/>
          </w:tcPr>
          <w:p w14:paraId="266639AD">
            <w:pPr>
              <w:widowControl/>
              <w:ind w:firstLine="0" w:firstLineChars="0"/>
              <w:jc w:val="center"/>
              <w:rPr>
                <w:rFonts w:eastAsia="宋体" w:cs="Times New Roman"/>
                <w:color w:val="000000"/>
                <w:sz w:val="18"/>
                <w:szCs w:val="18"/>
              </w:rPr>
            </w:pPr>
          </w:p>
        </w:tc>
        <w:tc>
          <w:tcPr>
            <w:tcW w:w="1093" w:type="pct"/>
            <w:tcBorders>
              <w:top w:val="nil"/>
              <w:bottom w:val="nil"/>
            </w:tcBorders>
            <w:shd w:val="clear" w:color="auto" w:fill="auto"/>
            <w:vAlign w:val="center"/>
          </w:tcPr>
          <w:p w14:paraId="3ABF5732">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层次聚类</w:t>
            </w:r>
          </w:p>
        </w:tc>
        <w:tc>
          <w:tcPr>
            <w:tcW w:w="1655" w:type="pct"/>
            <w:tcBorders>
              <w:top w:val="nil"/>
              <w:bottom w:val="nil"/>
            </w:tcBorders>
            <w:shd w:val="clear" w:color="auto" w:fill="auto"/>
            <w:vAlign w:val="center"/>
          </w:tcPr>
          <w:p w14:paraId="5980FF97">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构建</w:t>
            </w:r>
            <w:r>
              <w:rPr>
                <w:rFonts w:hint="eastAsia" w:eastAsia="宋体" w:cs="Times New Roman"/>
                <w:color w:val="000000"/>
                <w:kern w:val="0"/>
                <w:sz w:val="18"/>
                <w:szCs w:val="18"/>
                <w:lang w:bidi="ar"/>
              </w:rPr>
              <w:t>具有</w:t>
            </w:r>
            <w:r>
              <w:rPr>
                <w:rFonts w:eastAsia="宋体" w:cs="Times New Roman"/>
                <w:color w:val="000000"/>
                <w:kern w:val="0"/>
                <w:sz w:val="18"/>
                <w:szCs w:val="18"/>
                <w:lang w:bidi="ar"/>
              </w:rPr>
              <w:t>层次结构的聚类树（树状图）表示数据的聚类过程</w:t>
            </w:r>
          </w:p>
        </w:tc>
        <w:tc>
          <w:tcPr>
            <w:tcW w:w="948" w:type="pct"/>
            <w:tcBorders>
              <w:top w:val="nil"/>
              <w:bottom w:val="nil"/>
            </w:tcBorders>
            <w:shd w:val="clear" w:color="auto" w:fill="auto"/>
            <w:vAlign w:val="center"/>
          </w:tcPr>
          <w:p w14:paraId="44DA294F">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无</w:t>
            </w:r>
            <w:r>
              <w:rPr>
                <w:rFonts w:hint="eastAsia" w:eastAsia="宋体" w:cs="Times New Roman"/>
                <w:color w:val="000000"/>
                <w:kern w:val="0"/>
                <w:sz w:val="18"/>
                <w:szCs w:val="18"/>
                <w:lang w:bidi="ar"/>
              </w:rPr>
              <w:t>须</w:t>
            </w:r>
            <w:r>
              <w:rPr>
                <w:rFonts w:eastAsia="宋体" w:cs="Times New Roman"/>
                <w:color w:val="000000"/>
                <w:kern w:val="0"/>
                <w:sz w:val="18"/>
                <w:szCs w:val="18"/>
                <w:lang w:bidi="ar"/>
              </w:rPr>
              <w:t>预定义簇的数</w:t>
            </w:r>
            <w:r>
              <w:rPr>
                <w:rFonts w:hint="eastAsia" w:eastAsia="宋体" w:cs="Times New Roman"/>
                <w:color w:val="000000"/>
                <w:kern w:val="0"/>
                <w:sz w:val="18"/>
                <w:szCs w:val="18"/>
                <w:lang w:bidi="ar"/>
              </w:rPr>
              <w:t>目</w:t>
            </w:r>
            <w:r>
              <w:rPr>
                <w:rFonts w:eastAsia="宋体" w:cs="Times New Roman"/>
                <w:i/>
                <w:color w:val="000000"/>
                <w:kern w:val="0"/>
                <w:sz w:val="18"/>
                <w:szCs w:val="18"/>
                <w:lang w:bidi="ar"/>
              </w:rPr>
              <w:t>K</w:t>
            </w:r>
            <w:r>
              <w:rPr>
                <w:rFonts w:hint="eastAsia" w:eastAsia="宋体" w:cs="Times New Roman"/>
                <w:color w:val="000000"/>
                <w:kern w:val="0"/>
                <w:sz w:val="18"/>
                <w:szCs w:val="18"/>
                <w:lang w:bidi="ar"/>
              </w:rPr>
              <w:t>和</w:t>
            </w:r>
            <w:r>
              <w:rPr>
                <w:rFonts w:eastAsia="宋体" w:cs="Times New Roman"/>
                <w:color w:val="000000"/>
                <w:kern w:val="0"/>
                <w:sz w:val="18"/>
                <w:szCs w:val="18"/>
                <w:lang w:bidi="ar"/>
              </w:rPr>
              <w:t>生成树状结构量</w:t>
            </w:r>
          </w:p>
        </w:tc>
        <w:tc>
          <w:tcPr>
            <w:tcW w:w="971" w:type="pct"/>
            <w:tcBorders>
              <w:top w:val="nil"/>
              <w:bottom w:val="nil"/>
            </w:tcBorders>
            <w:shd w:val="clear" w:color="auto" w:fill="auto"/>
            <w:vAlign w:val="center"/>
          </w:tcPr>
          <w:p w14:paraId="006F934B">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计算复杂度高，受噪声影响大</w:t>
            </w:r>
          </w:p>
        </w:tc>
      </w:tr>
      <w:tr w14:paraId="5B87927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63" w:hRule="atLeast"/>
          <w:jc w:val="center"/>
        </w:trPr>
        <w:tc>
          <w:tcPr>
            <w:tcW w:w="333" w:type="pct"/>
            <w:vMerge w:val="continue"/>
            <w:tcBorders>
              <w:top w:val="nil"/>
            </w:tcBorders>
            <w:shd w:val="clear" w:color="auto" w:fill="auto"/>
            <w:vAlign w:val="center"/>
          </w:tcPr>
          <w:p w14:paraId="668D6F81">
            <w:pPr>
              <w:widowControl/>
              <w:ind w:firstLine="0" w:firstLineChars="0"/>
              <w:jc w:val="center"/>
              <w:rPr>
                <w:rFonts w:eastAsia="宋体" w:cs="Times New Roman"/>
                <w:color w:val="000000"/>
                <w:sz w:val="18"/>
                <w:szCs w:val="18"/>
              </w:rPr>
            </w:pPr>
          </w:p>
        </w:tc>
        <w:tc>
          <w:tcPr>
            <w:tcW w:w="1093" w:type="pct"/>
            <w:tcBorders>
              <w:top w:val="nil"/>
            </w:tcBorders>
            <w:shd w:val="clear" w:color="auto" w:fill="auto"/>
            <w:vAlign w:val="center"/>
          </w:tcPr>
          <w:p w14:paraId="5AFB9CAD">
            <w:pPr>
              <w:widowControl/>
              <w:ind w:firstLine="0" w:firstLineChars="0"/>
              <w:jc w:val="center"/>
              <w:textAlignment w:val="center"/>
              <w:rPr>
                <w:rFonts w:eastAsia="宋体" w:cs="Times New Roman"/>
                <w:color w:val="000000"/>
                <w:sz w:val="18"/>
                <w:szCs w:val="18"/>
              </w:rPr>
            </w:pPr>
            <w:r>
              <w:rPr>
                <w:rFonts w:eastAsia="宋体" w:cs="Times New Roman"/>
                <w:color w:val="000000"/>
                <w:kern w:val="0"/>
                <w:sz w:val="18"/>
                <w:szCs w:val="18"/>
                <w:lang w:bidi="ar"/>
              </w:rPr>
              <w:t>密度聚类算法（DBSCAN）</w:t>
            </w:r>
          </w:p>
        </w:tc>
        <w:tc>
          <w:tcPr>
            <w:tcW w:w="1655" w:type="pct"/>
            <w:tcBorders>
              <w:top w:val="nil"/>
            </w:tcBorders>
            <w:shd w:val="clear" w:color="auto" w:fill="auto"/>
            <w:vAlign w:val="center"/>
          </w:tcPr>
          <w:p w14:paraId="01B67982">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能够识别任意形状的簇且能处理噪声</w:t>
            </w:r>
          </w:p>
        </w:tc>
        <w:tc>
          <w:tcPr>
            <w:tcW w:w="948" w:type="pct"/>
            <w:tcBorders>
              <w:top w:val="nil"/>
            </w:tcBorders>
            <w:shd w:val="clear" w:color="auto" w:fill="auto"/>
            <w:vAlign w:val="center"/>
          </w:tcPr>
          <w:p w14:paraId="50602FD7">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适合任意形状的簇，处理噪声</w:t>
            </w:r>
            <w:r>
              <w:rPr>
                <w:rFonts w:hint="eastAsia" w:eastAsia="宋体" w:cs="Times New Roman"/>
                <w:color w:val="000000"/>
                <w:kern w:val="0"/>
                <w:sz w:val="18"/>
                <w:szCs w:val="18"/>
                <w:lang w:bidi="ar"/>
              </w:rPr>
              <w:t>效果</w:t>
            </w:r>
            <w:r>
              <w:rPr>
                <w:rFonts w:eastAsia="宋体" w:cs="Times New Roman"/>
                <w:color w:val="000000"/>
                <w:kern w:val="0"/>
                <w:sz w:val="18"/>
                <w:szCs w:val="18"/>
                <w:lang w:bidi="ar"/>
              </w:rPr>
              <w:t>好</w:t>
            </w:r>
          </w:p>
        </w:tc>
        <w:tc>
          <w:tcPr>
            <w:tcW w:w="971" w:type="pct"/>
            <w:tcBorders>
              <w:top w:val="nil"/>
            </w:tcBorders>
            <w:shd w:val="clear" w:color="auto" w:fill="auto"/>
            <w:vAlign w:val="center"/>
          </w:tcPr>
          <w:p w14:paraId="15182D1E">
            <w:pPr>
              <w:widowControl/>
              <w:ind w:firstLine="0" w:firstLineChars="0"/>
              <w:jc w:val="left"/>
              <w:textAlignment w:val="center"/>
              <w:rPr>
                <w:rFonts w:eastAsia="宋体" w:cs="Times New Roman"/>
                <w:color w:val="000000"/>
                <w:sz w:val="18"/>
                <w:szCs w:val="18"/>
              </w:rPr>
            </w:pPr>
            <w:r>
              <w:rPr>
                <w:rFonts w:eastAsia="宋体" w:cs="Times New Roman"/>
                <w:color w:val="000000"/>
                <w:kern w:val="0"/>
                <w:sz w:val="18"/>
                <w:szCs w:val="18"/>
                <w:lang w:bidi="ar"/>
              </w:rPr>
              <w:t>对参数敏感，处理密度变化大的数据效果较差</w:t>
            </w:r>
          </w:p>
        </w:tc>
      </w:tr>
    </w:tbl>
    <w:p w14:paraId="7B0BC742">
      <w:pPr>
        <w:spacing w:before="156" w:beforeLines="50" w:after="156" w:afterLines="50"/>
        <w:ind w:firstLine="0" w:firstLineChars="0"/>
        <w:jc w:val="left"/>
        <w:outlineLvl w:val="1"/>
        <w:rPr>
          <w:b/>
          <w:sz w:val="30"/>
          <w:szCs w:val="30"/>
        </w:rPr>
      </w:pPr>
      <w:r>
        <w:rPr>
          <w:rFonts w:hint="eastAsia"/>
          <w:b/>
          <w:sz w:val="30"/>
          <w:szCs w:val="30"/>
        </w:rPr>
        <w:t>4.2 深度学习算法</w:t>
      </w:r>
    </w:p>
    <w:p w14:paraId="0DE826DD">
      <w:pPr>
        <w:ind w:firstLine="480"/>
      </w:pPr>
      <w:r>
        <w:rPr>
          <w:rFonts w:hint="eastAsia"/>
        </w:rPr>
        <w:t>深度学习算法是机器学习算法的分支，其优势包括</w:t>
      </w:r>
      <w:r>
        <w:t>：</w:t>
      </w:r>
      <w:r>
        <w:rPr>
          <w:rFonts w:hint="eastAsia"/>
        </w:rPr>
        <w:t>一方面，深度学习算法不需要手动选择特征，可以通过表示学习的过程从原始数据中自动学习分层；另一方面，随着数据不断增加、硬件加速和算法优化等因素的影响，面对丰富的数据样本需要强大而复杂的模型，GPU和FPGA的发展极大缩短了模型的训练时间。与机器学习算法相比，深度学习算法在基于可穿戴传感器的HAR上表现出更好优势，包括：1）在HAR应用上获得更好的准确性和鲁棒性；2）无须手动提取和选择，能够自动学习更深层次的特征；3）能够保证提取混合模态任务的跨模态特征。该算法能够可以从原始数据中学习，无需手工制作的特征，减少了机器学习算法涉及的数据预处理步骤。</w:t>
      </w:r>
    </w:p>
    <w:p w14:paraId="1E27B7BE">
      <w:pPr>
        <w:ind w:firstLine="480"/>
      </w:pPr>
      <w:r>
        <w:rPr>
          <w:rFonts w:hint="eastAsia"/>
        </w:rPr>
        <w:t>深度学习算法主要包括自动编码器（Auto</w:t>
      </w:r>
      <w:ins w:id="7" w:author="夏树" w:date="2024-12-16T17:16:17Z">
        <w:r>
          <w:rPr>
            <w:rFonts w:hint="eastAsia"/>
            <w:lang w:val="en-US" w:eastAsia="zh-CN"/>
          </w:rPr>
          <w:t xml:space="preserve"> </w:t>
        </w:r>
      </w:ins>
      <w:r>
        <w:rPr>
          <w:rFonts w:hint="eastAsia"/>
        </w:rPr>
        <w:t>encoder）、深度置信网络（DBN）、卷积神经网络（CNN）、循环神经网络（RNN）、深度强化学习（DRL）、生成对抗网络（GAN）、长短时记忆模型（LSTM）及其混合模型等</w:t>
      </w:r>
      <w:r>
        <w:rPr>
          <w:vertAlign w:val="superscript"/>
        </w:rPr>
        <w:fldChar w:fldCharType="begin"/>
      </w:r>
      <w:r>
        <w:rPr>
          <w:vertAlign w:val="superscript"/>
        </w:rPr>
        <w:instrText xml:space="preserve"> </w:instrText>
      </w:r>
      <w:r>
        <w:rPr>
          <w:rFonts w:hint="eastAsia"/>
          <w:vertAlign w:val="superscript"/>
        </w:rPr>
        <w:instrText xml:space="preserve">REF _Ref184913321 \r \h</w:instrText>
      </w:r>
      <w:r>
        <w:rPr>
          <w:vertAlign w:val="superscript"/>
        </w:rPr>
        <w:instrText xml:space="preserve"> </w:instrText>
      </w:r>
      <w:r>
        <w:rPr>
          <w:vertAlign w:val="superscript"/>
        </w:rPr>
        <w:fldChar w:fldCharType="separate"/>
      </w:r>
      <w:r>
        <w:rPr>
          <w:rFonts w:hint="eastAsia"/>
          <w:vertAlign w:val="superscript"/>
        </w:rPr>
        <w:t>[63]</w:t>
      </w:r>
      <w:r>
        <w:rPr>
          <w:vertAlign w:val="superscript"/>
        </w:rPr>
        <w:fldChar w:fldCharType="end"/>
      </w:r>
      <w:r>
        <w:rPr>
          <w:rFonts w:hint="eastAsia"/>
        </w:rPr>
        <w:t>。常用深度学习算法见</w:t>
      </w:r>
      <w:r>
        <w:t>表</w:t>
      </w:r>
      <w:r>
        <w:rPr>
          <w:rFonts w:hint="eastAsia"/>
        </w:rPr>
        <w:t>5。其中，人工神经网络（ANN）结构简单，适用于小规模数据集</w:t>
      </w:r>
      <w:r>
        <w:rPr>
          <w:vertAlign w:val="superscript"/>
        </w:rPr>
        <w:fldChar w:fldCharType="begin"/>
      </w:r>
      <w:r>
        <w:rPr>
          <w:vertAlign w:val="superscript"/>
        </w:rPr>
        <w:instrText xml:space="preserve"> </w:instrText>
      </w:r>
      <w:r>
        <w:rPr>
          <w:rFonts w:hint="eastAsia"/>
          <w:vertAlign w:val="superscript"/>
        </w:rPr>
        <w:instrText xml:space="preserve">REF _Ref184913331 \r \h</w:instrText>
      </w:r>
      <w:r>
        <w:rPr>
          <w:vertAlign w:val="superscript"/>
        </w:rPr>
        <w:instrText xml:space="preserve"> </w:instrText>
      </w:r>
      <w:r>
        <w:rPr>
          <w:vertAlign w:val="superscript"/>
        </w:rPr>
        <w:fldChar w:fldCharType="separate"/>
      </w:r>
      <w:r>
        <w:rPr>
          <w:rFonts w:hint="eastAsia"/>
          <w:vertAlign w:val="superscript"/>
        </w:rPr>
        <w:t>[64]</w:t>
      </w:r>
      <w:r>
        <w:rPr>
          <w:vertAlign w:val="superscript"/>
        </w:rPr>
        <w:fldChar w:fldCharType="end"/>
      </w:r>
      <w:r>
        <w:rPr>
          <w:rFonts w:hint="eastAsia"/>
        </w:rPr>
        <w:t>；CNN算法更擅长处理图像数据，能够提取相邻像素之间的特征变化，但针对可穿戴传感器采集的数据，</w:t>
      </w:r>
      <w:r>
        <w:t>该算法</w:t>
      </w:r>
      <w:r>
        <w:rPr>
          <w:rFonts w:hint="eastAsia"/>
        </w:rPr>
        <w:t>精度</w:t>
      </w:r>
      <w:r>
        <w:t>难以保证</w:t>
      </w:r>
      <w:r>
        <w:rPr>
          <w:rFonts w:hint="eastAsia"/>
        </w:rPr>
        <w:t>，同时该算法计算包含卷积，在处理时间序列数据时计算复杂度较高，且对时序不敏感</w:t>
      </w:r>
      <w:r>
        <w:rPr>
          <w:vertAlign w:val="superscript"/>
        </w:rPr>
        <w:fldChar w:fldCharType="begin"/>
      </w:r>
      <w:r>
        <w:rPr>
          <w:vertAlign w:val="superscript"/>
        </w:rPr>
        <w:instrText xml:space="preserve"> </w:instrText>
      </w:r>
      <w:r>
        <w:rPr>
          <w:rFonts w:hint="eastAsia"/>
          <w:vertAlign w:val="superscript"/>
        </w:rPr>
        <w:instrText xml:space="preserve">REF _Ref184913342 \r \h</w:instrText>
      </w:r>
      <w:r>
        <w:rPr>
          <w:vertAlign w:val="superscript"/>
        </w:rPr>
        <w:instrText xml:space="preserve"> </w:instrText>
      </w:r>
      <w:r>
        <w:rPr>
          <w:vertAlign w:val="superscript"/>
        </w:rPr>
        <w:fldChar w:fldCharType="separate"/>
      </w:r>
      <w:r>
        <w:rPr>
          <w:rFonts w:hint="eastAsia"/>
          <w:vertAlign w:val="superscript"/>
        </w:rPr>
        <w:t>[65]</w:t>
      </w:r>
      <w:r>
        <w:rPr>
          <w:vertAlign w:val="superscript"/>
        </w:rPr>
        <w:fldChar w:fldCharType="end"/>
      </w:r>
      <w:r>
        <w:rPr>
          <w:rFonts w:hint="eastAsia"/>
        </w:rPr>
        <w:t>；</w:t>
      </w:r>
      <w:r>
        <w:t>RNN及LSTM</w:t>
      </w:r>
      <w:r>
        <w:rPr>
          <w:rFonts w:hint="eastAsia"/>
        </w:rPr>
        <w:t>算法对连续动态活动的识别效果较好，如动态姿态转换</w:t>
      </w:r>
      <w:r>
        <w:rPr>
          <w:vertAlign w:val="superscript"/>
        </w:rPr>
        <w:fldChar w:fldCharType="begin"/>
      </w:r>
      <w:r>
        <w:rPr>
          <w:vertAlign w:val="superscript"/>
        </w:rPr>
        <w:instrText xml:space="preserve"> </w:instrText>
      </w:r>
      <w:r>
        <w:rPr>
          <w:rFonts w:hint="eastAsia"/>
          <w:vertAlign w:val="superscript"/>
        </w:rPr>
        <w:instrText xml:space="preserve">REF _Ref184913352 \r \h</w:instrText>
      </w:r>
      <w:r>
        <w:rPr>
          <w:vertAlign w:val="superscript"/>
        </w:rPr>
        <w:instrText xml:space="preserve"> </w:instrText>
      </w:r>
      <w:r>
        <w:rPr>
          <w:vertAlign w:val="superscript"/>
        </w:rPr>
        <w:fldChar w:fldCharType="separate"/>
      </w:r>
      <w:r>
        <w:rPr>
          <w:rFonts w:hint="eastAsia"/>
          <w:vertAlign w:val="superscript"/>
        </w:rPr>
        <w:t>[66]</w:t>
      </w:r>
      <w:r>
        <w:rPr>
          <w:vertAlign w:val="superscript"/>
        </w:rPr>
        <w:fldChar w:fldCharType="end"/>
      </w:r>
      <w:r>
        <w:rPr>
          <w:rFonts w:hint="eastAsia"/>
        </w:rPr>
        <w:t>；Transformer在处理时间序列和复杂HAR任务时表现出很好的潜力，但由于其计算开销较大，更适合数据充足且计算资源丰富的场景</w:t>
      </w:r>
      <w:r>
        <w:rPr>
          <w:vertAlign w:val="superscript"/>
        </w:rPr>
        <w:fldChar w:fldCharType="begin"/>
      </w:r>
      <w:r>
        <w:rPr>
          <w:vertAlign w:val="superscript"/>
        </w:rPr>
        <w:instrText xml:space="preserve"> </w:instrText>
      </w:r>
      <w:r>
        <w:rPr>
          <w:rFonts w:hint="eastAsia"/>
          <w:vertAlign w:val="superscript"/>
        </w:rPr>
        <w:instrText xml:space="preserve">REF _Ref184913360 \r \h</w:instrText>
      </w:r>
      <w:r>
        <w:rPr>
          <w:vertAlign w:val="superscript"/>
        </w:rPr>
        <w:instrText xml:space="preserve"> </w:instrText>
      </w:r>
      <w:r>
        <w:rPr>
          <w:vertAlign w:val="superscript"/>
        </w:rPr>
        <w:fldChar w:fldCharType="separate"/>
      </w:r>
      <w:r>
        <w:rPr>
          <w:rFonts w:hint="eastAsia"/>
          <w:vertAlign w:val="superscript"/>
        </w:rPr>
        <w:t>[67]</w:t>
      </w:r>
      <w:r>
        <w:rPr>
          <w:vertAlign w:val="superscript"/>
        </w:rPr>
        <w:fldChar w:fldCharType="end"/>
      </w:r>
      <w:r>
        <w:rPr>
          <w:rFonts w:hint="eastAsia"/>
        </w:rPr>
        <w:t>。</w:t>
      </w:r>
    </w:p>
    <w:p w14:paraId="74C0A420">
      <w:pPr>
        <w:snapToGrid/>
        <w:spacing w:line="300" w:lineRule="auto"/>
        <w:ind w:firstLine="0" w:firstLineChars="0"/>
        <w:jc w:val="center"/>
        <w:rPr>
          <w:sz w:val="21"/>
          <w:szCs w:val="21"/>
        </w:rPr>
      </w:pPr>
      <w:r>
        <w:rPr>
          <w:rFonts w:hint="eastAsia"/>
          <w:sz w:val="21"/>
          <w:szCs w:val="21"/>
        </w:rPr>
        <w:t>表5</w:t>
      </w:r>
      <w:r>
        <w:rPr>
          <w:sz w:val="21"/>
          <w:szCs w:val="21"/>
        </w:rPr>
        <w:t xml:space="preserve"> </w:t>
      </w:r>
      <w:r>
        <w:rPr>
          <w:rFonts w:hint="eastAsia"/>
          <w:sz w:val="21"/>
          <w:szCs w:val="21"/>
        </w:rPr>
        <w:t>常用深度学习算法</w:t>
      </w:r>
    </w:p>
    <w:tbl>
      <w:tblPr>
        <w:tblStyle w:val="10"/>
        <w:tblW w:w="5000" w:type="pct"/>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56"/>
        <w:gridCol w:w="2770"/>
        <w:gridCol w:w="2905"/>
        <w:gridCol w:w="2257"/>
      </w:tblGrid>
      <w:tr w14:paraId="110B93EC">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55" w:hRule="atLeast"/>
          <w:jc w:val="center"/>
        </w:trPr>
        <w:tc>
          <w:tcPr>
            <w:tcW w:w="730" w:type="pct"/>
            <w:tcBorders>
              <w:top w:val="single" w:color="auto" w:sz="4" w:space="0"/>
              <w:bottom w:val="single" w:color="auto" w:sz="4" w:space="0"/>
            </w:tcBorders>
            <w:shd w:val="clear" w:color="auto" w:fill="auto"/>
            <w:vAlign w:val="center"/>
          </w:tcPr>
          <w:p w14:paraId="1D6550FE">
            <w:pPr>
              <w:widowControl/>
              <w:ind w:firstLine="0" w:firstLineChars="0"/>
              <w:jc w:val="center"/>
              <w:textAlignment w:val="center"/>
              <w:rPr>
                <w:rFonts w:eastAsia="宋体" w:cs="Times New Roman"/>
                <w:b/>
                <w:bCs/>
                <w:color w:val="000000"/>
                <w:kern w:val="0"/>
                <w:sz w:val="18"/>
                <w:szCs w:val="18"/>
                <w:lang w:bidi="ar"/>
              </w:rPr>
            </w:pPr>
            <w:r>
              <w:rPr>
                <w:rFonts w:eastAsia="宋体" w:cs="Times New Roman"/>
                <w:b/>
                <w:bCs/>
                <w:color w:val="000000"/>
                <w:kern w:val="0"/>
                <w:sz w:val="18"/>
                <w:szCs w:val="18"/>
                <w:lang w:bidi="ar"/>
              </w:rPr>
              <w:t>算法</w:t>
            </w:r>
          </w:p>
        </w:tc>
        <w:tc>
          <w:tcPr>
            <w:tcW w:w="1491" w:type="pct"/>
            <w:tcBorders>
              <w:top w:val="single" w:color="auto" w:sz="4" w:space="0"/>
              <w:bottom w:val="single" w:color="auto" w:sz="4" w:space="0"/>
            </w:tcBorders>
            <w:shd w:val="clear" w:color="auto" w:fill="auto"/>
            <w:vAlign w:val="center"/>
          </w:tcPr>
          <w:p w14:paraId="52E0F35E">
            <w:pPr>
              <w:widowControl/>
              <w:ind w:firstLine="0" w:firstLineChars="0"/>
              <w:jc w:val="center"/>
              <w:textAlignment w:val="center"/>
              <w:rPr>
                <w:rFonts w:eastAsia="宋体" w:cs="Times New Roman"/>
                <w:b/>
                <w:bCs/>
                <w:color w:val="000000"/>
                <w:kern w:val="0"/>
                <w:sz w:val="18"/>
                <w:szCs w:val="18"/>
                <w:lang w:bidi="ar"/>
              </w:rPr>
            </w:pPr>
            <w:r>
              <w:rPr>
                <w:rFonts w:eastAsia="宋体" w:cs="Times New Roman"/>
                <w:b/>
                <w:bCs/>
                <w:color w:val="000000"/>
                <w:kern w:val="0"/>
                <w:sz w:val="18"/>
                <w:szCs w:val="18"/>
                <w:lang w:bidi="ar"/>
              </w:rPr>
              <w:t>描述</w:t>
            </w:r>
          </w:p>
        </w:tc>
        <w:tc>
          <w:tcPr>
            <w:tcW w:w="1564" w:type="pct"/>
            <w:tcBorders>
              <w:top w:val="single" w:color="auto" w:sz="4" w:space="0"/>
              <w:bottom w:val="single" w:color="auto" w:sz="4" w:space="0"/>
            </w:tcBorders>
            <w:shd w:val="clear" w:color="auto" w:fill="auto"/>
            <w:vAlign w:val="center"/>
          </w:tcPr>
          <w:p w14:paraId="1AE547D9">
            <w:pPr>
              <w:widowControl/>
              <w:ind w:firstLine="0" w:firstLineChars="0"/>
              <w:jc w:val="center"/>
              <w:textAlignment w:val="center"/>
              <w:rPr>
                <w:rFonts w:eastAsia="宋体" w:cs="Times New Roman"/>
                <w:b/>
                <w:bCs/>
                <w:color w:val="000000"/>
                <w:kern w:val="0"/>
                <w:sz w:val="18"/>
                <w:szCs w:val="18"/>
                <w:lang w:bidi="ar"/>
              </w:rPr>
            </w:pPr>
            <w:r>
              <w:rPr>
                <w:rFonts w:eastAsia="宋体" w:cs="Times New Roman"/>
                <w:b/>
                <w:bCs/>
                <w:color w:val="000000"/>
                <w:kern w:val="0"/>
                <w:sz w:val="18"/>
                <w:szCs w:val="18"/>
                <w:lang w:bidi="ar"/>
              </w:rPr>
              <w:t>优点</w:t>
            </w:r>
          </w:p>
        </w:tc>
        <w:tc>
          <w:tcPr>
            <w:tcW w:w="1215" w:type="pct"/>
            <w:tcBorders>
              <w:top w:val="single" w:color="auto" w:sz="4" w:space="0"/>
              <w:bottom w:val="single" w:color="auto" w:sz="4" w:space="0"/>
            </w:tcBorders>
            <w:shd w:val="clear" w:color="auto" w:fill="auto"/>
            <w:vAlign w:val="center"/>
          </w:tcPr>
          <w:p w14:paraId="69021C7B">
            <w:pPr>
              <w:widowControl/>
              <w:ind w:firstLine="0" w:firstLineChars="0"/>
              <w:jc w:val="center"/>
              <w:textAlignment w:val="center"/>
              <w:rPr>
                <w:rFonts w:eastAsia="宋体" w:cs="Times New Roman"/>
                <w:b/>
                <w:bCs/>
                <w:color w:val="000000"/>
                <w:kern w:val="0"/>
                <w:sz w:val="18"/>
                <w:szCs w:val="18"/>
                <w:lang w:bidi="ar"/>
              </w:rPr>
            </w:pPr>
            <w:r>
              <w:rPr>
                <w:rFonts w:eastAsia="宋体" w:cs="Times New Roman"/>
                <w:b/>
                <w:bCs/>
                <w:color w:val="000000"/>
                <w:kern w:val="0"/>
                <w:sz w:val="18"/>
                <w:szCs w:val="18"/>
                <w:lang w:bidi="ar"/>
              </w:rPr>
              <w:t>缺点</w:t>
            </w:r>
          </w:p>
        </w:tc>
      </w:tr>
      <w:tr w14:paraId="46FCBEDC">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36" w:hRule="atLeast"/>
          <w:jc w:val="center"/>
        </w:trPr>
        <w:tc>
          <w:tcPr>
            <w:tcW w:w="730" w:type="pct"/>
            <w:tcBorders>
              <w:top w:val="single" w:color="auto" w:sz="4" w:space="0"/>
            </w:tcBorders>
            <w:shd w:val="clear" w:color="auto" w:fill="auto"/>
            <w:vAlign w:val="center"/>
          </w:tcPr>
          <w:p w14:paraId="0436742B">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人工神经网络（ANN）</w:t>
            </w:r>
          </w:p>
        </w:tc>
        <w:tc>
          <w:tcPr>
            <w:tcW w:w="1491" w:type="pct"/>
            <w:tcBorders>
              <w:top w:val="single" w:color="auto" w:sz="4" w:space="0"/>
            </w:tcBorders>
            <w:shd w:val="clear" w:color="auto" w:fill="auto"/>
            <w:vAlign w:val="center"/>
          </w:tcPr>
          <w:p w14:paraId="38134846">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基本的神经网络结构，模仿生物神经元，由输入层、隐藏层和输出层组成</w:t>
            </w:r>
          </w:p>
        </w:tc>
        <w:tc>
          <w:tcPr>
            <w:tcW w:w="1564" w:type="pct"/>
            <w:tcBorders>
              <w:top w:val="single" w:color="auto" w:sz="4" w:space="0"/>
            </w:tcBorders>
            <w:shd w:val="clear" w:color="auto" w:fill="auto"/>
            <w:vAlign w:val="center"/>
          </w:tcPr>
          <w:p w14:paraId="56C8772D">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简单易用</w:t>
            </w:r>
          </w:p>
        </w:tc>
        <w:tc>
          <w:tcPr>
            <w:tcW w:w="1215" w:type="pct"/>
            <w:tcBorders>
              <w:top w:val="single" w:color="auto" w:sz="4" w:space="0"/>
            </w:tcBorders>
            <w:shd w:val="clear" w:color="auto" w:fill="auto"/>
            <w:vAlign w:val="center"/>
          </w:tcPr>
          <w:p w14:paraId="6390D9B4">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不适合高维数据，对过拟合敏感</w:t>
            </w:r>
          </w:p>
        </w:tc>
      </w:tr>
      <w:tr w14:paraId="5C8BF572">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47" w:hRule="atLeast"/>
          <w:jc w:val="center"/>
        </w:trPr>
        <w:tc>
          <w:tcPr>
            <w:tcW w:w="730" w:type="pct"/>
            <w:shd w:val="clear" w:color="auto" w:fill="auto"/>
            <w:vAlign w:val="center"/>
          </w:tcPr>
          <w:p w14:paraId="6932CA0C">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卷积神经网络（CNN）</w:t>
            </w:r>
          </w:p>
        </w:tc>
        <w:tc>
          <w:tcPr>
            <w:tcW w:w="1491" w:type="pct"/>
            <w:shd w:val="clear" w:color="auto" w:fill="auto"/>
            <w:vAlign w:val="center"/>
          </w:tcPr>
          <w:p w14:paraId="5C7E1D2D">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通过卷积核捕捉图像的局部特征，擅长处理图像和其他二维数据</w:t>
            </w:r>
          </w:p>
        </w:tc>
        <w:tc>
          <w:tcPr>
            <w:tcW w:w="1564" w:type="pct"/>
            <w:shd w:val="clear" w:color="auto" w:fill="auto"/>
            <w:vAlign w:val="center"/>
          </w:tcPr>
          <w:p w14:paraId="6D3239FC">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擅长处理图像，减少参数数量，提升效率</w:t>
            </w:r>
          </w:p>
        </w:tc>
        <w:tc>
          <w:tcPr>
            <w:tcW w:w="1215" w:type="pct"/>
            <w:shd w:val="clear" w:color="auto" w:fill="auto"/>
            <w:vAlign w:val="center"/>
          </w:tcPr>
          <w:p w14:paraId="3AE7754E">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需要大量数据，计算复杂度较高</w:t>
            </w:r>
          </w:p>
        </w:tc>
      </w:tr>
      <w:tr w14:paraId="671D75F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02" w:hRule="atLeast"/>
          <w:jc w:val="center"/>
        </w:trPr>
        <w:tc>
          <w:tcPr>
            <w:tcW w:w="730" w:type="pct"/>
            <w:shd w:val="clear" w:color="auto" w:fill="auto"/>
            <w:vAlign w:val="center"/>
          </w:tcPr>
          <w:p w14:paraId="0053F487">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循环神经网络（RNN）</w:t>
            </w:r>
          </w:p>
        </w:tc>
        <w:tc>
          <w:tcPr>
            <w:tcW w:w="1491" w:type="pct"/>
            <w:shd w:val="clear" w:color="auto" w:fill="auto"/>
            <w:vAlign w:val="center"/>
          </w:tcPr>
          <w:p w14:paraId="2FD897EA">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通过循环连接处理序列数据，擅长记忆序列中的历史信息</w:t>
            </w:r>
          </w:p>
        </w:tc>
        <w:tc>
          <w:tcPr>
            <w:tcW w:w="1564" w:type="pct"/>
            <w:shd w:val="clear" w:color="auto" w:fill="auto"/>
            <w:vAlign w:val="center"/>
          </w:tcPr>
          <w:p w14:paraId="2348C0AE">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能处理序列数据，捕捉时间依赖</w:t>
            </w:r>
          </w:p>
        </w:tc>
        <w:tc>
          <w:tcPr>
            <w:tcW w:w="1215" w:type="pct"/>
            <w:shd w:val="clear" w:color="auto" w:fill="auto"/>
            <w:vAlign w:val="center"/>
          </w:tcPr>
          <w:p w14:paraId="39149ED0">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梯度消失问题，训练复杂度高</w:t>
            </w:r>
          </w:p>
        </w:tc>
      </w:tr>
      <w:tr w14:paraId="5259B4F3">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7" w:hRule="atLeast"/>
          <w:jc w:val="center"/>
        </w:trPr>
        <w:tc>
          <w:tcPr>
            <w:tcW w:w="730" w:type="pct"/>
            <w:shd w:val="clear" w:color="auto" w:fill="auto"/>
            <w:vAlign w:val="center"/>
          </w:tcPr>
          <w:p w14:paraId="70436DDA">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长短期记忆网络（LSTM）</w:t>
            </w:r>
          </w:p>
        </w:tc>
        <w:tc>
          <w:tcPr>
            <w:tcW w:w="1491" w:type="pct"/>
            <w:shd w:val="clear" w:color="auto" w:fill="auto"/>
            <w:vAlign w:val="center"/>
          </w:tcPr>
          <w:p w14:paraId="65DA3E54">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RNN的变种，解决了长时依赖问题，适合处理长序列的数据</w:t>
            </w:r>
          </w:p>
        </w:tc>
        <w:tc>
          <w:tcPr>
            <w:tcW w:w="1564" w:type="pct"/>
            <w:shd w:val="clear" w:color="auto" w:fill="auto"/>
            <w:vAlign w:val="center"/>
          </w:tcPr>
          <w:p w14:paraId="0095F95B">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捕捉长时依赖信息，解决了梯度消失问题</w:t>
            </w:r>
          </w:p>
        </w:tc>
        <w:tc>
          <w:tcPr>
            <w:tcW w:w="1215" w:type="pct"/>
            <w:shd w:val="clear" w:color="auto" w:fill="auto"/>
            <w:vAlign w:val="center"/>
          </w:tcPr>
          <w:p w14:paraId="148BCD8F">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训练复杂且计算开销大</w:t>
            </w:r>
          </w:p>
        </w:tc>
      </w:tr>
      <w:tr w14:paraId="600457B4">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24" w:hRule="atLeast"/>
          <w:jc w:val="center"/>
        </w:trPr>
        <w:tc>
          <w:tcPr>
            <w:tcW w:w="730" w:type="pct"/>
            <w:shd w:val="clear" w:color="auto" w:fill="auto"/>
            <w:vAlign w:val="center"/>
          </w:tcPr>
          <w:p w14:paraId="567FB6FD">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自编码器（AE）</w:t>
            </w:r>
          </w:p>
        </w:tc>
        <w:tc>
          <w:tcPr>
            <w:tcW w:w="1491" w:type="pct"/>
            <w:shd w:val="clear" w:color="auto" w:fill="auto"/>
            <w:vAlign w:val="center"/>
          </w:tcPr>
          <w:p w14:paraId="7C9BEEDC">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通过编码-解码结构对输入数据进行降维或特征提取</w:t>
            </w:r>
          </w:p>
        </w:tc>
        <w:tc>
          <w:tcPr>
            <w:tcW w:w="1564" w:type="pct"/>
            <w:shd w:val="clear" w:color="auto" w:fill="auto"/>
            <w:vAlign w:val="center"/>
          </w:tcPr>
          <w:p w14:paraId="05275DCB">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无需标注数据，能够降维</w:t>
            </w:r>
          </w:p>
        </w:tc>
        <w:tc>
          <w:tcPr>
            <w:tcW w:w="1215" w:type="pct"/>
            <w:shd w:val="clear" w:color="auto" w:fill="auto"/>
            <w:vAlign w:val="center"/>
          </w:tcPr>
          <w:p w14:paraId="5245EF90">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生成效果有限，重建质量不高</w:t>
            </w:r>
          </w:p>
        </w:tc>
      </w:tr>
      <w:tr w14:paraId="30E394F3">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8" w:hRule="atLeast"/>
          <w:jc w:val="center"/>
        </w:trPr>
        <w:tc>
          <w:tcPr>
            <w:tcW w:w="730" w:type="pct"/>
            <w:shd w:val="clear" w:color="auto" w:fill="auto"/>
            <w:vAlign w:val="center"/>
          </w:tcPr>
          <w:p w14:paraId="21A57FEA">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变分自编码器（VAE）</w:t>
            </w:r>
          </w:p>
        </w:tc>
        <w:tc>
          <w:tcPr>
            <w:tcW w:w="1491" w:type="pct"/>
            <w:shd w:val="clear" w:color="auto" w:fill="auto"/>
            <w:vAlign w:val="center"/>
          </w:tcPr>
          <w:p w14:paraId="65290095">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自编码器的生成模型，能够生成具有一定分布规律的新数据</w:t>
            </w:r>
          </w:p>
        </w:tc>
        <w:tc>
          <w:tcPr>
            <w:tcW w:w="1564" w:type="pct"/>
            <w:shd w:val="clear" w:color="auto" w:fill="auto"/>
            <w:vAlign w:val="center"/>
          </w:tcPr>
          <w:p w14:paraId="71084664">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能生成新数据，具有连续潜在空间</w:t>
            </w:r>
          </w:p>
        </w:tc>
        <w:tc>
          <w:tcPr>
            <w:tcW w:w="1215" w:type="pct"/>
            <w:shd w:val="clear" w:color="auto" w:fill="auto"/>
            <w:vAlign w:val="center"/>
          </w:tcPr>
          <w:p w14:paraId="65816A9A">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生成质量较低，难以捕捉复杂模式</w:t>
            </w:r>
          </w:p>
        </w:tc>
      </w:tr>
      <w:tr w14:paraId="6FC1AFC1">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730" w:type="pct"/>
            <w:shd w:val="clear" w:color="auto" w:fill="auto"/>
            <w:vAlign w:val="center"/>
          </w:tcPr>
          <w:p w14:paraId="25D6038C">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生成对抗网络（GAN）</w:t>
            </w:r>
          </w:p>
        </w:tc>
        <w:tc>
          <w:tcPr>
            <w:tcW w:w="1491" w:type="pct"/>
            <w:shd w:val="clear" w:color="auto" w:fill="auto"/>
            <w:vAlign w:val="center"/>
          </w:tcPr>
          <w:p w14:paraId="1E52E076">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由生成器和判别器组成，生成器生成数据，判别器判断数据真假</w:t>
            </w:r>
          </w:p>
        </w:tc>
        <w:tc>
          <w:tcPr>
            <w:tcW w:w="1564" w:type="pct"/>
            <w:shd w:val="clear" w:color="auto" w:fill="auto"/>
            <w:vAlign w:val="center"/>
          </w:tcPr>
          <w:p w14:paraId="6C79D718">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生成数据效果好，灵活性强</w:t>
            </w:r>
          </w:p>
        </w:tc>
        <w:tc>
          <w:tcPr>
            <w:tcW w:w="1215" w:type="pct"/>
            <w:shd w:val="clear" w:color="auto" w:fill="auto"/>
            <w:vAlign w:val="center"/>
          </w:tcPr>
          <w:p w14:paraId="193DB7D2">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训练不稳定，容易出现模式崩溃</w:t>
            </w:r>
          </w:p>
        </w:tc>
      </w:tr>
      <w:tr w14:paraId="0C248F7A">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rPr>
          <w:cantSplit/>
          <w:trHeight w:val="682" w:hRule="atLeast"/>
          <w:jc w:val="center"/>
        </w:trPr>
        <w:tc>
          <w:tcPr>
            <w:tcW w:w="730" w:type="pct"/>
            <w:shd w:val="clear" w:color="auto" w:fill="auto"/>
            <w:vAlign w:val="center"/>
          </w:tcPr>
          <w:p w14:paraId="74806F5A">
            <w:pPr>
              <w:widowControl/>
              <w:ind w:firstLine="0" w:firstLineChars="0"/>
              <w:jc w:val="center"/>
              <w:textAlignment w:val="center"/>
              <w:rPr>
                <w:rFonts w:eastAsia="宋体" w:cs="Times New Roman"/>
                <w:bCs/>
                <w:color w:val="000000"/>
                <w:kern w:val="0"/>
                <w:sz w:val="18"/>
                <w:szCs w:val="18"/>
                <w:lang w:bidi="ar"/>
              </w:rPr>
            </w:pPr>
            <w:r>
              <w:rPr>
                <w:rFonts w:eastAsia="宋体" w:cs="Times New Roman"/>
                <w:bCs/>
                <w:color w:val="000000"/>
                <w:kern w:val="0"/>
                <w:sz w:val="18"/>
                <w:szCs w:val="18"/>
                <w:lang w:bidi="ar"/>
              </w:rPr>
              <w:t>Transformer</w:t>
            </w:r>
          </w:p>
        </w:tc>
        <w:tc>
          <w:tcPr>
            <w:tcW w:w="1491" w:type="pct"/>
            <w:shd w:val="clear" w:color="auto" w:fill="auto"/>
            <w:vAlign w:val="center"/>
          </w:tcPr>
          <w:p w14:paraId="7E3CD3CA">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基于注意力机制的模型，擅长处理序列数据</w:t>
            </w:r>
          </w:p>
        </w:tc>
        <w:tc>
          <w:tcPr>
            <w:tcW w:w="1564" w:type="pct"/>
            <w:shd w:val="clear" w:color="auto" w:fill="auto"/>
            <w:vAlign w:val="center"/>
          </w:tcPr>
          <w:p w14:paraId="7E95F593">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能捕捉长程依赖，支持并行处理，适合长序列</w:t>
            </w:r>
          </w:p>
        </w:tc>
        <w:tc>
          <w:tcPr>
            <w:tcW w:w="1215" w:type="pct"/>
            <w:shd w:val="clear" w:color="auto" w:fill="auto"/>
            <w:vAlign w:val="center"/>
          </w:tcPr>
          <w:p w14:paraId="59FAF8B8">
            <w:pPr>
              <w:widowControl/>
              <w:ind w:firstLine="0" w:firstLineChars="0"/>
              <w:jc w:val="left"/>
              <w:textAlignment w:val="center"/>
              <w:rPr>
                <w:rFonts w:eastAsia="宋体" w:cs="Times New Roman"/>
                <w:color w:val="000000"/>
                <w:kern w:val="0"/>
                <w:sz w:val="18"/>
                <w:szCs w:val="18"/>
                <w:lang w:bidi="ar"/>
              </w:rPr>
            </w:pPr>
            <w:r>
              <w:rPr>
                <w:rFonts w:eastAsia="宋体" w:cs="Times New Roman"/>
                <w:color w:val="000000"/>
                <w:kern w:val="0"/>
                <w:sz w:val="18"/>
                <w:szCs w:val="18"/>
                <w:lang w:bidi="ar"/>
              </w:rPr>
              <w:t>计算复杂度高，数据需求大</w:t>
            </w:r>
          </w:p>
        </w:tc>
      </w:tr>
    </w:tbl>
    <w:p w14:paraId="4FD2270A">
      <w:pPr>
        <w:snapToGrid/>
        <w:ind w:firstLineChars="0"/>
        <w:sectPr>
          <w:headerReference r:id="rId9" w:type="first"/>
          <w:footerReference r:id="rId12" w:type="first"/>
          <w:headerReference r:id="rId7" w:type="default"/>
          <w:footerReference r:id="rId10" w:type="default"/>
          <w:headerReference r:id="rId8" w:type="even"/>
          <w:footerReference r:id="rId11" w:type="even"/>
          <w:type w:val="continuous"/>
          <w:pgSz w:w="11906" w:h="16838"/>
          <w:pgMar w:top="1440" w:right="1417" w:bottom="1440" w:left="1417" w:header="851" w:footer="992" w:gutter="0"/>
          <w:cols w:space="425" w:num="1"/>
          <w:docGrid w:type="lines" w:linePitch="312" w:charSpace="0"/>
        </w:sectPr>
      </w:pPr>
    </w:p>
    <w:p w14:paraId="45A27D88">
      <w:pPr>
        <w:spacing w:before="156" w:beforeLines="50" w:after="156" w:afterLines="50"/>
        <w:ind w:firstLine="0" w:firstLineChars="0"/>
        <w:jc w:val="left"/>
        <w:outlineLvl w:val="1"/>
        <w:rPr>
          <w:sz w:val="30"/>
          <w:szCs w:val="30"/>
        </w:rPr>
      </w:pPr>
      <w:r>
        <w:rPr>
          <w:rFonts w:hint="eastAsia"/>
          <w:b/>
          <w:sz w:val="30"/>
          <w:szCs w:val="30"/>
        </w:rPr>
        <w:t>4.3</w:t>
      </w:r>
      <w:r>
        <w:rPr>
          <w:b/>
          <w:sz w:val="30"/>
          <w:szCs w:val="30"/>
        </w:rPr>
        <w:t xml:space="preserve"> </w:t>
      </w:r>
      <w:r>
        <w:rPr>
          <w:rFonts w:hint="eastAsia"/>
          <w:b/>
          <w:sz w:val="30"/>
          <w:szCs w:val="30"/>
        </w:rPr>
        <w:t>多模态算法</w:t>
      </w:r>
    </w:p>
    <w:p w14:paraId="05B6A84C">
      <w:pPr>
        <w:snapToGrid/>
        <w:ind w:firstLine="420" w:firstLineChars="0"/>
      </w:pPr>
      <w:r>
        <w:rPr>
          <w:rStyle w:val="13"/>
          <w:rFonts w:hint="eastAsia" w:ascii="宋体" w:hAnsi="宋体" w:eastAsia="宋体" w:cs="宋体"/>
          <w:b w:val="0"/>
          <w:bCs/>
        </w:rPr>
        <w:t>为了识别复杂性更高的人体活动，多模态算法成为发展趋势。</w:t>
      </w:r>
      <w:r>
        <w:rPr>
          <w:rFonts w:hint="eastAsia"/>
        </w:rPr>
        <w:t>多模态算法易受到传感器故障、空间覆盖有限、精度较低等因素</w:t>
      </w:r>
      <w:r>
        <w:t>制约</w:t>
      </w:r>
      <w:r>
        <w:rPr>
          <w:rFonts w:hint="eastAsia"/>
        </w:rPr>
        <w:t>，解决方案是建立基于多异构或同质传感器的鲁棒感测系统。传感器融合将不同的感测模态与数据融合技术相结合，以填补其他模态的缺点，并为HAR技术提供完整的信息。</w:t>
      </w:r>
    </w:p>
    <w:p w14:paraId="4B630F93">
      <w:pPr>
        <w:snapToGrid/>
        <w:ind w:firstLine="420" w:firstLineChars="0"/>
      </w:pPr>
      <w:r>
        <w:rPr>
          <w:rFonts w:hint="eastAsia"/>
        </w:rPr>
        <w:t>针对抽象的数据处理，可以在数据级、特征级、决策级等方面实现融合</w:t>
      </w:r>
      <w:r>
        <w:rPr>
          <w:vertAlign w:val="superscript"/>
        </w:rPr>
        <w:fldChar w:fldCharType="begin"/>
      </w:r>
      <w:r>
        <w:rPr>
          <w:vertAlign w:val="superscript"/>
        </w:rPr>
        <w:instrText xml:space="preserve"> </w:instrText>
      </w:r>
      <w:r>
        <w:rPr>
          <w:rFonts w:hint="eastAsia"/>
          <w:vertAlign w:val="superscript"/>
        </w:rPr>
        <w:instrText xml:space="preserve">REF _Ref184913379 \r \h</w:instrText>
      </w:r>
      <w:r>
        <w:rPr>
          <w:vertAlign w:val="superscript"/>
        </w:rPr>
        <w:instrText xml:space="preserve"> </w:instrText>
      </w:r>
      <w:r>
        <w:rPr>
          <w:vertAlign w:val="superscript"/>
        </w:rPr>
        <w:fldChar w:fldCharType="separate"/>
      </w:r>
      <w:r>
        <w:rPr>
          <w:rFonts w:hint="eastAsia"/>
          <w:vertAlign w:val="superscript"/>
        </w:rPr>
        <w:t>[68]</w:t>
      </w:r>
      <w:r>
        <w:rPr>
          <w:vertAlign w:val="superscript"/>
        </w:rPr>
        <w:fldChar w:fldCharType="end"/>
      </w:r>
      <w:r>
        <w:rPr>
          <w:rFonts w:hint="eastAsia"/>
        </w:rPr>
        <w:t>。其中</w:t>
      </w:r>
      <w:r>
        <w:t>，</w:t>
      </w:r>
      <w:r>
        <w:rPr>
          <w:rFonts w:hint="eastAsia"/>
        </w:rPr>
        <w:t>数据级融合也称为早期融合，在机器学习算法输入之前，将多个同源的原始数据或预处理后</w:t>
      </w:r>
      <w:r>
        <w:t>的</w:t>
      </w:r>
      <w:r>
        <w:rPr>
          <w:rFonts w:hint="eastAsia"/>
        </w:rPr>
        <w:t>数据组合成特征向量。然而，数据级融合的缺点是不同数据源之间的时间同步性。为此，研究人员提出将卷积、训练和池化融合，或将离散时间序列与连续时间序列集成；特征级融合是从多个数据源中提取特征以创建新的高维特征向量。然而，为了找到最重要的特征子集，通常需要构建大型训练集。利用特征级融合进行150个子词的中文手语识别</w:t>
      </w:r>
      <w:r>
        <w:t>，选择</w:t>
      </w:r>
      <w:r>
        <w:rPr>
          <w:rFonts w:hint="eastAsia"/>
        </w:rPr>
        <w:t>sEMG、</w:t>
      </w:r>
      <w:ins w:id="8" w:author="夏树" w:date="2024-12-16T17:16:42Z">
        <w:r>
          <w:rPr>
            <w:rFonts w:hint="eastAsia"/>
            <w:lang w:val="en-US" w:eastAsia="zh-CN"/>
          </w:rPr>
          <w:t>加速度</w:t>
        </w:r>
      </w:ins>
      <w:r>
        <w:rPr>
          <w:rFonts w:hint="eastAsia"/>
        </w:rPr>
        <w:t>和</w:t>
      </w:r>
      <w:ins w:id="9" w:author="夏树" w:date="2024-12-16T17:16:47Z">
        <w:r>
          <w:rPr>
            <w:rFonts w:hint="eastAsia"/>
            <w:lang w:val="en-US" w:eastAsia="zh-CN"/>
          </w:rPr>
          <w:t>陀螺仪</w:t>
        </w:r>
      </w:ins>
      <w:r>
        <w:rPr>
          <w:rFonts w:hint="eastAsia"/>
        </w:rPr>
        <w:t>传感器用于</w:t>
      </w:r>
      <w:r>
        <w:t>实验信号采集，识别</w:t>
      </w:r>
      <w:r>
        <w:rPr>
          <w:rFonts w:hint="eastAsia"/>
        </w:rPr>
        <w:t>准确率</w:t>
      </w:r>
      <w:r>
        <w:t>为</w:t>
      </w:r>
      <w:r>
        <w:rPr>
          <w:rFonts w:hint="eastAsia"/>
        </w:rPr>
        <w:t>95.1%</w:t>
      </w:r>
      <w:r>
        <w:rPr>
          <w:vertAlign w:val="superscript"/>
        </w:rPr>
        <w:fldChar w:fldCharType="begin"/>
      </w:r>
      <w:r>
        <w:rPr>
          <w:vertAlign w:val="superscript"/>
        </w:rPr>
        <w:instrText xml:space="preserve"> </w:instrText>
      </w:r>
      <w:r>
        <w:rPr>
          <w:rFonts w:hint="eastAsia"/>
          <w:vertAlign w:val="superscript"/>
        </w:rPr>
        <w:instrText xml:space="preserve">REF _Ref184913389 \r \h</w:instrText>
      </w:r>
      <w:r>
        <w:rPr>
          <w:vertAlign w:val="superscript"/>
        </w:rPr>
        <w:instrText xml:space="preserve"> </w:instrText>
      </w:r>
      <w:r>
        <w:rPr>
          <w:vertAlign w:val="superscript"/>
        </w:rPr>
        <w:fldChar w:fldCharType="separate"/>
      </w:r>
      <w:r>
        <w:rPr>
          <w:rFonts w:hint="eastAsia"/>
          <w:vertAlign w:val="superscript"/>
        </w:rPr>
        <w:t>[69]</w:t>
      </w:r>
      <w:r>
        <w:rPr>
          <w:vertAlign w:val="superscript"/>
        </w:rPr>
        <w:fldChar w:fldCharType="end"/>
      </w:r>
      <w:r>
        <w:rPr>
          <w:rFonts w:hint="eastAsia"/>
        </w:rPr>
        <w:t>；决策级融合是从不同来源的单独决策中生成一系列假设，并从中选择一个概率最高的假设</w:t>
      </w:r>
      <w:r>
        <w:rPr>
          <w:vertAlign w:val="superscript"/>
        </w:rPr>
        <w:fldChar w:fldCharType="begin"/>
      </w:r>
      <w:r>
        <w:rPr>
          <w:vertAlign w:val="superscript"/>
        </w:rPr>
        <w:instrText xml:space="preserve"> </w:instrText>
      </w:r>
      <w:r>
        <w:rPr>
          <w:rFonts w:hint="eastAsia"/>
          <w:vertAlign w:val="superscript"/>
        </w:rPr>
        <w:instrText xml:space="preserve">REF _Ref184913417 \r \h</w:instrText>
      </w:r>
      <w:r>
        <w:rPr>
          <w:vertAlign w:val="superscript"/>
        </w:rPr>
        <w:instrText xml:space="preserve">  \* MERGEFORMAT </w:instrText>
      </w:r>
      <w:r>
        <w:rPr>
          <w:vertAlign w:val="superscript"/>
        </w:rPr>
        <w:fldChar w:fldCharType="separate"/>
      </w:r>
      <w:r>
        <w:rPr>
          <w:rFonts w:hint="eastAsia"/>
          <w:vertAlign w:val="superscript"/>
        </w:rPr>
        <w:t>[70]</w:t>
      </w:r>
      <w:r>
        <w:rPr>
          <w:vertAlign w:val="superscript"/>
        </w:rPr>
        <w:fldChar w:fldCharType="end"/>
      </w:r>
      <w:r>
        <w:rPr>
          <w:rFonts w:hint="eastAsia"/>
        </w:rPr>
        <w:t>。</w:t>
      </w:r>
    </w:p>
    <w:p w14:paraId="32595B70">
      <w:pPr>
        <w:spacing w:before="312" w:beforeLines="100" w:after="312" w:afterLines="100"/>
        <w:ind w:firstLine="0" w:firstLineChars="0"/>
        <w:outlineLvl w:val="0"/>
        <w:rPr>
          <w:b/>
          <w:sz w:val="32"/>
          <w:szCs w:val="32"/>
        </w:rPr>
      </w:pPr>
      <w:r>
        <w:rPr>
          <w:b/>
          <w:sz w:val="32"/>
          <w:szCs w:val="32"/>
        </w:rPr>
        <w:t>5</w:t>
      </w:r>
      <w:r>
        <w:rPr>
          <w:rFonts w:hint="eastAsia"/>
          <w:b/>
          <w:sz w:val="32"/>
          <w:szCs w:val="32"/>
        </w:rPr>
        <w:t xml:space="preserve"> 发展趋势分析</w:t>
      </w:r>
    </w:p>
    <w:p w14:paraId="291593C8">
      <w:pPr>
        <w:spacing w:before="156" w:beforeLines="50" w:after="156" w:afterLines="50"/>
        <w:ind w:firstLine="0" w:firstLineChars="0"/>
        <w:jc w:val="left"/>
        <w:outlineLvl w:val="1"/>
        <w:rPr>
          <w:b/>
          <w:sz w:val="30"/>
          <w:szCs w:val="30"/>
        </w:rPr>
      </w:pPr>
      <w:r>
        <w:rPr>
          <w:b/>
          <w:sz w:val="30"/>
          <w:szCs w:val="30"/>
        </w:rPr>
        <w:t>5</w:t>
      </w:r>
      <w:r>
        <w:rPr>
          <w:rFonts w:hint="eastAsia"/>
          <w:b/>
          <w:sz w:val="30"/>
          <w:szCs w:val="30"/>
        </w:rPr>
        <w:t>.1 新型传感器发展</w:t>
      </w:r>
    </w:p>
    <w:p w14:paraId="3BD32D0F">
      <w:pPr>
        <w:snapToGrid/>
        <w:ind w:firstLine="420" w:firstLineChars="0"/>
      </w:pPr>
      <w:r>
        <w:rPr>
          <w:rFonts w:hint="eastAsia"/>
        </w:rPr>
        <w:t>近年来，可穿戴传感器的发展迅速，柔性压阻阵列、汗液传感器、柔性接触传感器、光学传感器等研究已具有成效，有望为HAR提供更多的数据。Liu等</w:t>
      </w:r>
      <w:r>
        <w:rPr>
          <w:vertAlign w:val="superscript"/>
        </w:rPr>
        <w:fldChar w:fldCharType="begin"/>
      </w:r>
      <w:r>
        <w:rPr>
          <w:vertAlign w:val="superscript"/>
        </w:rPr>
        <w:instrText xml:space="preserve"> </w:instrText>
      </w:r>
      <w:r>
        <w:rPr>
          <w:rFonts w:hint="eastAsia"/>
          <w:vertAlign w:val="superscript"/>
        </w:rPr>
        <w:instrText xml:space="preserve">REF _Ref184913430 \r \h</w:instrText>
      </w:r>
      <w:r>
        <w:rPr>
          <w:vertAlign w:val="superscript"/>
        </w:rPr>
        <w:instrText xml:space="preserve"> </w:instrText>
      </w:r>
      <w:r>
        <w:rPr>
          <w:vertAlign w:val="superscript"/>
        </w:rPr>
        <w:fldChar w:fldCharType="separate"/>
      </w:r>
      <w:r>
        <w:rPr>
          <w:rFonts w:hint="eastAsia"/>
          <w:vertAlign w:val="superscript"/>
        </w:rPr>
        <w:t>[71]</w:t>
      </w:r>
      <w:r>
        <w:rPr>
          <w:vertAlign w:val="superscript"/>
        </w:rPr>
        <w:fldChar w:fldCharType="end"/>
      </w:r>
      <w:r>
        <w:rPr>
          <w:rFonts w:hint="eastAsia"/>
        </w:rPr>
        <w:t>研发的由</w:t>
      </w:r>
      <w:r>
        <w:t>眼内压应变传感器</w:t>
      </w:r>
      <w:r>
        <w:rPr>
          <w:rFonts w:hint="eastAsia"/>
        </w:rPr>
        <w:t>、</w:t>
      </w:r>
      <w:r>
        <w:t>Ti3C2Tx温度传感器和IOP护理点监测</w:t>
      </w:r>
      <w:r>
        <w:rPr>
          <w:rFonts w:hint="eastAsia"/>
        </w:rPr>
        <w:t>构成的</w:t>
      </w:r>
      <w:r>
        <w:t>神经假体</w:t>
      </w:r>
      <w:r>
        <w:rPr>
          <w:rFonts w:hint="eastAsia"/>
        </w:rPr>
        <w:t>隐形眼镜，能够通过监测眼压实现眼睛疲劳程度的</w:t>
      </w:r>
      <w:r>
        <w:t>检测</w:t>
      </w:r>
      <w:r>
        <w:rPr>
          <w:rFonts w:hint="eastAsia"/>
        </w:rPr>
        <w:t>。研究表明，</w:t>
      </w:r>
      <w:r>
        <w:t>当眼压偏离正常范围时，活体大鼠的腿部抽搐</w:t>
      </w:r>
      <w:r>
        <w:rPr>
          <w:rFonts w:hint="eastAsia"/>
        </w:rPr>
        <w:t>能够</w:t>
      </w:r>
      <w:r>
        <w:t>通过体感皮层控制的运动皮层</w:t>
      </w:r>
      <w:r>
        <w:rPr>
          <w:rFonts w:hint="eastAsia"/>
        </w:rPr>
        <w:t>控制，实现</w:t>
      </w:r>
      <w:r>
        <w:t>生物感觉运动回路</w:t>
      </w:r>
      <w:r>
        <w:rPr>
          <w:rFonts w:hint="eastAsia"/>
        </w:rPr>
        <w:t>的模拟，预示着借助眼压信号监测人体的活动成为可能。Tehrani等</w:t>
      </w:r>
      <w:r>
        <w:rPr>
          <w:vertAlign w:val="superscript"/>
        </w:rPr>
        <w:fldChar w:fldCharType="begin"/>
      </w:r>
      <w:r>
        <w:rPr>
          <w:vertAlign w:val="superscript"/>
        </w:rPr>
        <w:instrText xml:space="preserve"> </w:instrText>
      </w:r>
      <w:r>
        <w:rPr>
          <w:rFonts w:hint="eastAsia"/>
          <w:vertAlign w:val="superscript"/>
        </w:rPr>
        <w:instrText xml:space="preserve">REF _Ref184913446 \r \h</w:instrText>
      </w:r>
      <w:r>
        <w:rPr>
          <w:vertAlign w:val="superscript"/>
        </w:rPr>
        <w:instrText xml:space="preserve"> </w:instrText>
      </w:r>
      <w:r>
        <w:rPr>
          <w:vertAlign w:val="superscript"/>
        </w:rPr>
        <w:fldChar w:fldCharType="separate"/>
      </w:r>
      <w:r>
        <w:rPr>
          <w:rFonts w:hint="eastAsia"/>
          <w:vertAlign w:val="superscript"/>
        </w:rPr>
        <w:t>[72]</w:t>
      </w:r>
      <w:r>
        <w:rPr>
          <w:vertAlign w:val="superscript"/>
        </w:rPr>
        <w:fldChar w:fldCharType="end"/>
      </w:r>
      <w:r>
        <w:t>提出</w:t>
      </w:r>
      <w:r>
        <w:rPr>
          <w:rFonts w:hint="eastAsia"/>
        </w:rPr>
        <w:t>了一种灵活、可拉伸的可穿戴多传感器柔性贴片，如图</w:t>
      </w:r>
      <w:r>
        <w:t>5</w:t>
      </w:r>
      <w:r>
        <w:rPr>
          <w:rFonts w:hint="eastAsia"/>
        </w:rPr>
        <w:t>所示。利用小型超声换能器组成血压传感器，通过导电油墨焊接到贴片上；化学传感器采用电极和药物诱导的原理实现。该传感器贴片能够检测血压与汗液中的成分。尽管目前传感器仍需要通过有线方式传输数据，但前端柔性多传感器系统验证了多模态、柔性可穿戴传感器的可行性，为未来研究奠定了基础。</w:t>
      </w:r>
    </w:p>
    <w:p w14:paraId="2F746447">
      <w:pPr>
        <w:widowControl/>
        <w:ind w:firstLine="0" w:firstLineChars="0"/>
        <w:jc w:val="center"/>
        <w:rPr>
          <w:rFonts w:hint="eastAsia" w:ascii="宋体" w:hAnsi="宋体" w:eastAsia="宋体" w:cs="宋体"/>
        </w:rPr>
      </w:pPr>
      <w:r>
        <w:rPr>
          <w:rFonts w:ascii="宋体" w:hAnsi="宋体" w:eastAsia="宋体" w:cs="宋体"/>
        </w:rPr>
        <w:drawing>
          <wp:inline distT="0" distB="0" distL="114300" distR="114300">
            <wp:extent cx="2040890" cy="1275715"/>
            <wp:effectExtent l="0" t="0" r="0" b="63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51"/>
                    <a:stretch>
                      <a:fillRect/>
                    </a:stretch>
                  </pic:blipFill>
                  <pic:spPr>
                    <a:xfrm>
                      <a:off x="0" y="0"/>
                      <a:ext cx="2047886" cy="1280294"/>
                    </a:xfrm>
                    <a:prstGeom prst="rect">
                      <a:avLst/>
                    </a:prstGeom>
                    <a:noFill/>
                    <a:ln w="9525">
                      <a:noFill/>
                    </a:ln>
                  </pic:spPr>
                </pic:pic>
              </a:graphicData>
            </a:graphic>
          </wp:inline>
        </w:drawing>
      </w:r>
    </w:p>
    <w:p w14:paraId="1F37CABE">
      <w:pPr>
        <w:snapToGrid/>
        <w:spacing w:line="300" w:lineRule="auto"/>
        <w:ind w:firstLine="0" w:firstLineChars="0"/>
        <w:jc w:val="center"/>
        <w:rPr>
          <w:sz w:val="21"/>
          <w:szCs w:val="21"/>
        </w:rPr>
      </w:pPr>
      <w:r>
        <w:rPr>
          <w:rFonts w:hint="eastAsia"/>
          <w:sz w:val="21"/>
          <w:szCs w:val="21"/>
        </w:rPr>
        <w:t>图</w:t>
      </w:r>
      <w:r>
        <w:rPr>
          <w:sz w:val="21"/>
          <w:szCs w:val="21"/>
        </w:rPr>
        <w:t>5</w:t>
      </w:r>
      <w:r>
        <w:rPr>
          <w:rFonts w:hint="eastAsia"/>
          <w:sz w:val="21"/>
          <w:szCs w:val="21"/>
        </w:rPr>
        <w:t xml:space="preserve"> 可穿戴多传感器柔性贴片</w:t>
      </w:r>
    </w:p>
    <w:p w14:paraId="3A69916C">
      <w:pPr>
        <w:spacing w:before="156" w:beforeLines="50" w:after="156" w:afterLines="50"/>
        <w:ind w:firstLine="0" w:firstLineChars="0"/>
        <w:jc w:val="left"/>
        <w:outlineLvl w:val="1"/>
        <w:rPr>
          <w:b/>
          <w:sz w:val="30"/>
          <w:szCs w:val="30"/>
        </w:rPr>
      </w:pPr>
      <w:r>
        <w:rPr>
          <w:b/>
          <w:sz w:val="30"/>
          <w:szCs w:val="30"/>
        </w:rPr>
        <w:t>5</w:t>
      </w:r>
      <w:r>
        <w:rPr>
          <w:rFonts w:hint="eastAsia"/>
          <w:b/>
          <w:sz w:val="30"/>
          <w:szCs w:val="30"/>
        </w:rPr>
        <w:t>.2 感存算一体架构发展</w:t>
      </w:r>
    </w:p>
    <w:p w14:paraId="7EFCB120">
      <w:pPr>
        <w:snapToGrid/>
        <w:ind w:firstLine="480"/>
      </w:pPr>
      <w:r>
        <w:rPr>
          <w:rFonts w:hint="eastAsia"/>
        </w:rPr>
        <w:t>为突破</w:t>
      </w:r>
      <w:r>
        <w:t>冯诺依曼式计算</w:t>
      </w:r>
      <w:r>
        <w:rPr>
          <w:rFonts w:hint="eastAsia"/>
        </w:rPr>
        <w:t>架构的</w:t>
      </w:r>
      <w:r>
        <w:t>瓶颈，</w:t>
      </w:r>
      <w:r>
        <w:rPr>
          <w:rFonts w:hint="eastAsia"/>
        </w:rPr>
        <w:t>解决</w:t>
      </w:r>
      <w:r>
        <w:t>存储与计算单元分离的物理结构限制其计算效率的</w:t>
      </w:r>
      <w:r>
        <w:rPr>
          <w:rFonts w:hint="eastAsia"/>
        </w:rPr>
        <w:t>问题，</w:t>
      </w:r>
      <w:r>
        <w:t>感知-存储-计算一体</w:t>
      </w:r>
      <w:r>
        <w:rPr>
          <w:rFonts w:hint="eastAsia"/>
        </w:rPr>
        <w:t>架构被提出用以</w:t>
      </w:r>
      <w:r>
        <w:t>减少模块间信息传输、模数转换带来的延迟与能耗，提升加工兼容性与集成度</w:t>
      </w:r>
      <w:r>
        <w:rPr>
          <w:rFonts w:hint="eastAsia"/>
        </w:rPr>
        <w:t>。受大脑功能的启发，神经形态计算实现了处理器与内存的无缝集成，传感单元与神经网络芯片的融合。非易失性忆阻器因其快速访问、超低功耗、高密度、高耐用性及与CMOS工艺的兼容性等优势，被用于模拟人工神经元和突触，从而实现计算模式上的重大革新。这种计算模式不仅模仿了神经系统的结构和功能，还提升了数据处理的速度和效率，为人工智能、机器学习及边缘计算等领域的发展开辟了新的方向</w:t>
      </w:r>
      <w:r>
        <w:rPr>
          <w:vertAlign w:val="superscript"/>
        </w:rPr>
        <w:fldChar w:fldCharType="begin"/>
      </w:r>
      <w:r>
        <w:rPr>
          <w:vertAlign w:val="superscript"/>
        </w:rPr>
        <w:instrText xml:space="preserve"> </w:instrText>
      </w:r>
      <w:r>
        <w:rPr>
          <w:rFonts w:hint="eastAsia"/>
          <w:vertAlign w:val="superscript"/>
        </w:rPr>
        <w:instrText xml:space="preserve">REF _Ref184913457 \r \h</w:instrText>
      </w:r>
      <w:r>
        <w:rPr>
          <w:vertAlign w:val="superscript"/>
        </w:rPr>
        <w:instrText xml:space="preserve"> </w:instrText>
      </w:r>
      <w:r>
        <w:rPr>
          <w:vertAlign w:val="superscript"/>
        </w:rPr>
        <w:fldChar w:fldCharType="separate"/>
      </w:r>
      <w:r>
        <w:rPr>
          <w:rFonts w:hint="eastAsia"/>
          <w:vertAlign w:val="superscript"/>
        </w:rPr>
        <w:t>[73]</w:t>
      </w:r>
      <w:r>
        <w:rPr>
          <w:vertAlign w:val="superscript"/>
        </w:rPr>
        <w:fldChar w:fldCharType="end"/>
      </w:r>
      <w:r>
        <w:rPr>
          <w:rFonts w:hint="eastAsia"/>
        </w:rPr>
        <w:t>。</w:t>
      </w:r>
    </w:p>
    <w:p w14:paraId="3F24111C">
      <w:pPr>
        <w:ind w:firstLine="0" w:firstLineChars="0"/>
        <w:outlineLvl w:val="2"/>
        <w:rPr>
          <w:b/>
          <w:bCs/>
        </w:rPr>
      </w:pPr>
      <w:r>
        <w:rPr>
          <w:b/>
          <w:bCs/>
        </w:rPr>
        <w:t>5.2.1</w:t>
      </w:r>
      <w:r>
        <w:rPr>
          <w:rFonts w:hint="eastAsia"/>
          <w:b/>
          <w:bCs/>
        </w:rPr>
        <w:t xml:space="preserve"> 近传感器（内）计算发展</w:t>
      </w:r>
    </w:p>
    <w:p w14:paraId="65B13C02">
      <w:pPr>
        <w:snapToGrid/>
        <w:ind w:firstLine="480"/>
      </w:pPr>
      <w:r>
        <w:t>基于</w:t>
      </w:r>
      <w:r>
        <w:rPr>
          <w:rFonts w:hint="eastAsia"/>
        </w:rPr>
        <w:t>近传感器（内）</w:t>
      </w:r>
      <w:r>
        <w:t>计算</w:t>
      </w:r>
      <w:r>
        <w:rPr>
          <w:rFonts w:hint="eastAsia"/>
        </w:rPr>
        <w:t>是将部分计算单元集成至传感单元，过滤冗余数据并提取传感器输出的有效数据，降低传输延迟和功耗</w:t>
      </w:r>
      <w:r>
        <w:rPr>
          <w:vertAlign w:val="superscript"/>
        </w:rPr>
        <w:fldChar w:fldCharType="begin"/>
      </w:r>
      <w:r>
        <w:rPr>
          <w:vertAlign w:val="superscript"/>
        </w:rPr>
        <w:instrText xml:space="preserve"> </w:instrText>
      </w:r>
      <w:r>
        <w:rPr>
          <w:rFonts w:hint="eastAsia"/>
          <w:vertAlign w:val="superscript"/>
        </w:rPr>
        <w:instrText xml:space="preserve">REF _Ref184913471 \r \h</w:instrText>
      </w:r>
      <w:r>
        <w:rPr>
          <w:vertAlign w:val="superscript"/>
        </w:rPr>
        <w:instrText xml:space="preserve"> </w:instrText>
      </w:r>
      <w:r>
        <w:rPr>
          <w:vertAlign w:val="superscript"/>
        </w:rPr>
        <w:fldChar w:fldCharType="separate"/>
      </w:r>
      <w:r>
        <w:rPr>
          <w:rFonts w:hint="eastAsia"/>
          <w:vertAlign w:val="superscript"/>
        </w:rPr>
        <w:t>[74]</w:t>
      </w:r>
      <w:r>
        <w:rPr>
          <w:vertAlign w:val="superscript"/>
        </w:rPr>
        <w:fldChar w:fldCharType="end"/>
      </w:r>
      <w:r>
        <w:rPr>
          <w:rFonts w:hint="eastAsia"/>
        </w:rPr>
        <w:t>。与传统的传感器</w:t>
      </w:r>
      <w:r>
        <w:t>-</w:t>
      </w:r>
      <w:r>
        <w:rPr>
          <w:rFonts w:hint="eastAsia"/>
        </w:rPr>
        <w:t>模数转换器（ADC）-内存-后端架构相比，</w:t>
      </w:r>
      <w:r>
        <w:t>该架构中</w:t>
      </w:r>
      <w:r>
        <w:rPr>
          <w:rFonts w:hint="eastAsia"/>
        </w:rPr>
        <w:t>传感和计算单元的ADC和内存被神经形态设备所取代。传感器（内）计算系统多功能传感单元的设计既能满足环境信号输入，又能执行简单的计算，消除了冗余数据传输带来的消耗。Liu等</w:t>
      </w:r>
      <w:r>
        <w:rPr>
          <w:vertAlign w:val="superscript"/>
        </w:rPr>
        <w:fldChar w:fldCharType="begin"/>
      </w:r>
      <w:r>
        <w:rPr>
          <w:vertAlign w:val="superscript"/>
        </w:rPr>
        <w:instrText xml:space="preserve"> </w:instrText>
      </w:r>
      <w:r>
        <w:rPr>
          <w:rFonts w:hint="eastAsia"/>
          <w:vertAlign w:val="superscript"/>
        </w:rPr>
        <w:instrText xml:space="preserve">REF _Ref184913482 \r \h</w:instrText>
      </w:r>
      <w:r>
        <w:rPr>
          <w:vertAlign w:val="superscript"/>
        </w:rPr>
        <w:instrText xml:space="preserve"> </w:instrText>
      </w:r>
      <w:r>
        <w:rPr>
          <w:vertAlign w:val="superscript"/>
        </w:rPr>
        <w:fldChar w:fldCharType="separate"/>
      </w:r>
      <w:r>
        <w:rPr>
          <w:rFonts w:hint="eastAsia"/>
          <w:vertAlign w:val="superscript"/>
        </w:rPr>
        <w:t>[75]</w:t>
      </w:r>
      <w:r>
        <w:rPr>
          <w:vertAlign w:val="superscript"/>
        </w:rPr>
        <w:fldChar w:fldCharType="end"/>
      </w:r>
      <w:r>
        <w:rPr>
          <w:rFonts w:hint="eastAsia"/>
        </w:rPr>
        <w:t>和Jiang等</w:t>
      </w:r>
      <w:r>
        <w:rPr>
          <w:vertAlign w:val="superscript"/>
        </w:rPr>
        <w:fldChar w:fldCharType="begin"/>
      </w:r>
      <w:r>
        <w:rPr>
          <w:vertAlign w:val="superscript"/>
        </w:rPr>
        <w:instrText xml:space="preserve"> </w:instrText>
      </w:r>
      <w:r>
        <w:rPr>
          <w:rFonts w:hint="eastAsia"/>
          <w:vertAlign w:val="superscript"/>
        </w:rPr>
        <w:instrText xml:space="preserve">REF _Ref184913493 \r \h</w:instrText>
      </w:r>
      <w:r>
        <w:rPr>
          <w:vertAlign w:val="superscript"/>
        </w:rPr>
        <w:instrText xml:space="preserve"> </w:instrText>
      </w:r>
      <w:r>
        <w:rPr>
          <w:vertAlign w:val="superscript"/>
        </w:rPr>
        <w:fldChar w:fldCharType="separate"/>
      </w:r>
      <w:r>
        <w:rPr>
          <w:rFonts w:hint="eastAsia"/>
          <w:vertAlign w:val="superscript"/>
        </w:rPr>
        <w:t>[76]</w:t>
      </w:r>
      <w:r>
        <w:rPr>
          <w:vertAlign w:val="superscript"/>
        </w:rPr>
        <w:fldChar w:fldCharType="end"/>
      </w:r>
      <w:r>
        <w:rPr>
          <w:rFonts w:hint="eastAsia"/>
        </w:rPr>
        <w:t>设计的近传感器触觉系统以神经形态晶体管代替硬件电路，显著提高了可穿戴传感器的性能。该方法</w:t>
      </w:r>
      <w:r>
        <w:t>使得</w:t>
      </w:r>
      <w:r>
        <w:rPr>
          <w:rFonts w:hint="eastAsia"/>
        </w:rPr>
        <w:t>传感器和神经形态器件的设计变得更加自由，但需更多的能源消耗且耐磨性较差。与硬件电路相比，在制备神经形态晶体管时，使用有机材料与近传感器感知系统能够有效提升兼容性。Sengupta等</w:t>
      </w:r>
      <w:r>
        <w:rPr>
          <w:vertAlign w:val="superscript"/>
        </w:rPr>
        <w:fldChar w:fldCharType="begin"/>
      </w:r>
      <w:r>
        <w:rPr>
          <w:vertAlign w:val="superscript"/>
        </w:rPr>
        <w:instrText xml:space="preserve"> </w:instrText>
      </w:r>
      <w:r>
        <w:rPr>
          <w:rFonts w:hint="eastAsia"/>
          <w:vertAlign w:val="superscript"/>
        </w:rPr>
        <w:instrText xml:space="preserve">REF _Ref184913506 \r \h</w:instrText>
      </w:r>
      <w:r>
        <w:rPr>
          <w:vertAlign w:val="superscript"/>
        </w:rPr>
        <w:instrText xml:space="preserve"> </w:instrText>
      </w:r>
      <w:r>
        <w:rPr>
          <w:vertAlign w:val="superscript"/>
        </w:rPr>
        <w:fldChar w:fldCharType="separate"/>
      </w:r>
      <w:r>
        <w:rPr>
          <w:rFonts w:hint="eastAsia"/>
          <w:vertAlign w:val="superscript"/>
        </w:rPr>
        <w:t>[77]</w:t>
      </w:r>
      <w:r>
        <w:rPr>
          <w:vertAlign w:val="superscript"/>
        </w:rPr>
        <w:fldChar w:fldCharType="end"/>
      </w:r>
      <w:r>
        <w:rPr>
          <w:rFonts w:hint="eastAsia"/>
        </w:rPr>
        <w:t>设计了一种柔性且可拉伸的电纺碳纳米纤维（CNF）传感器，能够响应0~90°的角度弯曲。该灵活传感器阵列也可用于手势检测和识别。该设计以压力和弯曲信号为尖峰传输，信号的容量将累积以达到阈值并触发另一个信号到后端单元。该前端处理单元的设计对实现近传感器感知系统也具有重要意义。</w:t>
      </w:r>
    </w:p>
    <w:p w14:paraId="5B57F496">
      <w:pPr>
        <w:ind w:firstLine="0" w:firstLineChars="0"/>
        <w:outlineLvl w:val="2"/>
        <w:rPr>
          <w:b/>
          <w:bCs/>
        </w:rPr>
      </w:pPr>
      <w:r>
        <w:rPr>
          <w:b/>
          <w:bCs/>
        </w:rPr>
        <w:t xml:space="preserve">5.2.2 </w:t>
      </w:r>
      <w:r>
        <w:rPr>
          <w:rFonts w:hint="eastAsia"/>
          <w:b/>
          <w:bCs/>
        </w:rPr>
        <w:t>存算一体架构发展</w:t>
      </w:r>
    </w:p>
    <w:p w14:paraId="584F12DB">
      <w:pPr>
        <w:snapToGrid/>
        <w:ind w:firstLine="480"/>
      </w:pPr>
      <w:r>
        <w:rPr>
          <w:rFonts w:hint="eastAsia"/>
        </w:rPr>
        <w:t>存算一体架构针对传感器输出数据进行直接处理，使用非易失性存储设备的内存计算以快速、高度并行和节能的方式执行近似矩阵向量乘法计算</w:t>
      </w:r>
      <w:r>
        <w:rPr>
          <w:vertAlign w:val="superscript"/>
        </w:rPr>
        <w:fldChar w:fldCharType="begin"/>
      </w:r>
      <w:r>
        <w:rPr>
          <w:vertAlign w:val="superscript"/>
        </w:rPr>
        <w:instrText xml:space="preserve"> REF _Ref184913520 \r \h </w:instrText>
      </w:r>
      <w:r>
        <w:rPr>
          <w:vertAlign w:val="superscript"/>
        </w:rPr>
        <w:fldChar w:fldCharType="separate"/>
      </w:r>
      <w:r>
        <w:rPr>
          <w:vertAlign w:val="superscript"/>
        </w:rPr>
        <w:t>[78]</w:t>
      </w:r>
      <w:r>
        <w:rPr>
          <w:vertAlign w:val="superscript"/>
        </w:rPr>
        <w:fldChar w:fldCharType="end"/>
      </w:r>
      <w:r>
        <w:rPr>
          <w:rFonts w:hint="eastAsia"/>
        </w:rPr>
        <w:t>。Huang等</w:t>
      </w:r>
      <w:r>
        <w:rPr>
          <w:vertAlign w:val="superscript"/>
        </w:rPr>
        <w:fldChar w:fldCharType="begin"/>
      </w:r>
      <w:r>
        <w:rPr>
          <w:vertAlign w:val="superscript"/>
        </w:rPr>
        <w:instrText xml:space="preserve"> REF _Ref184913595 \r \h </w:instrText>
      </w:r>
      <w:r>
        <w:rPr>
          <w:vertAlign w:val="superscript"/>
        </w:rPr>
        <w:fldChar w:fldCharType="separate"/>
      </w:r>
      <w:r>
        <w:rPr>
          <w:vertAlign w:val="superscript"/>
        </w:rPr>
        <w:t>[79]</w:t>
      </w:r>
      <w:r>
        <w:rPr>
          <w:vertAlign w:val="superscript"/>
        </w:rPr>
        <w:fldChar w:fldCharType="end"/>
      </w:r>
      <w:r>
        <w:t>设计了一种使用忆阻电路的多模态神经形态感觉处理系统，可以实现相对较高准确率（约90.37%）的室内人体行为识别</w:t>
      </w:r>
      <w:r>
        <w:rPr>
          <w:rFonts w:hint="eastAsia"/>
        </w:rPr>
        <w:t>；</w:t>
      </w:r>
      <w:r>
        <w:t>Ning</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_Ref184913604 \r \h</w:instrText>
      </w:r>
      <w:r>
        <w:rPr>
          <w:vertAlign w:val="superscript"/>
        </w:rPr>
        <w:instrText xml:space="preserve"> </w:instrText>
      </w:r>
      <w:r>
        <w:rPr>
          <w:vertAlign w:val="superscript"/>
        </w:rPr>
        <w:fldChar w:fldCharType="separate"/>
      </w:r>
      <w:r>
        <w:rPr>
          <w:rFonts w:hint="eastAsia"/>
          <w:vertAlign w:val="superscript"/>
        </w:rPr>
        <w:t>[80]</w:t>
      </w:r>
      <w:r>
        <w:rPr>
          <w:vertAlign w:val="superscript"/>
        </w:rPr>
        <w:fldChar w:fldCharType="end"/>
      </w:r>
      <w:r>
        <w:t>使用双相二维材料构建了内存计算系统，在非线性定位任务中实现</w:t>
      </w:r>
      <w:r>
        <w:rPr>
          <w:rFonts w:hint="eastAsia"/>
        </w:rPr>
        <w:t>了</w:t>
      </w:r>
      <w:r>
        <w:t>99.86%的准确率。</w:t>
      </w:r>
      <w:r>
        <w:rPr>
          <w:rFonts w:hint="eastAsia"/>
        </w:rPr>
        <w:t>尽管具有很多性能优秀的架构，但一方面由于复杂的工艺性，存算一体硬件还没普及；另一方面</w:t>
      </w:r>
      <w:r>
        <w:t>忆阻器器件</w:t>
      </w:r>
      <w:r>
        <w:rPr>
          <w:rFonts w:hint="eastAsia"/>
        </w:rPr>
        <w:t>构建的网络模型需要进一步优化，包括器件精度对模型的干扰、优化调控等。</w:t>
      </w:r>
    </w:p>
    <w:p w14:paraId="6C9338C4">
      <w:pPr>
        <w:spacing w:before="156" w:beforeLines="50" w:after="156" w:afterLines="50"/>
        <w:ind w:firstLine="0" w:firstLineChars="0"/>
        <w:jc w:val="left"/>
        <w:outlineLvl w:val="1"/>
        <w:rPr>
          <w:b/>
          <w:sz w:val="30"/>
          <w:szCs w:val="30"/>
        </w:rPr>
      </w:pPr>
      <w:r>
        <w:rPr>
          <w:b/>
          <w:sz w:val="30"/>
          <w:szCs w:val="30"/>
        </w:rPr>
        <w:t>5</w:t>
      </w:r>
      <w:r>
        <w:rPr>
          <w:rFonts w:hint="eastAsia"/>
          <w:b/>
          <w:sz w:val="30"/>
          <w:szCs w:val="30"/>
        </w:rPr>
        <w:t>.3 多模态算法</w:t>
      </w:r>
      <w:r>
        <w:rPr>
          <w:b/>
          <w:sz w:val="30"/>
          <w:szCs w:val="30"/>
        </w:rPr>
        <w:t>发展</w:t>
      </w:r>
    </w:p>
    <w:p w14:paraId="66F5B5E8">
      <w:pPr>
        <w:snapToGrid/>
        <w:ind w:firstLine="480"/>
      </w:pPr>
      <w:r>
        <w:rPr>
          <w:rFonts w:hint="eastAsia"/>
        </w:rPr>
        <w:t>目前，多模态算法仍面临一定的挑战，也是未来研究重点突破的问题。具体</w:t>
      </w:r>
      <w:r>
        <w:t>如下：</w:t>
      </w:r>
    </w:p>
    <w:p w14:paraId="7B50651C">
      <w:pPr>
        <w:snapToGrid/>
        <w:ind w:firstLine="480"/>
      </w:pPr>
      <w:r>
        <w:rPr>
          <w:rFonts w:hint="eastAsia"/>
        </w:rPr>
        <w:t>（1）跨模态对齐。</w:t>
      </w:r>
      <w:r>
        <w:t>多模态算法依赖早期</w:t>
      </w:r>
      <w:r>
        <w:rPr>
          <w:rFonts w:hint="eastAsia"/>
        </w:rPr>
        <w:t>/</w:t>
      </w:r>
      <w:r>
        <w:t>晚期融合方式</w:t>
      </w:r>
      <w:r>
        <w:rPr>
          <w:rFonts w:hint="eastAsia"/>
        </w:rPr>
        <w:t>，不能充分利用数据特征。</w:t>
      </w:r>
      <w:r>
        <w:t>未来算法将着重于更精细的跨模态对齐，</w:t>
      </w:r>
      <w:r>
        <w:rPr>
          <w:rFonts w:hint="eastAsia"/>
        </w:rPr>
        <w:t>能够</w:t>
      </w:r>
      <w:r>
        <w:t>使得来自不同模态的数据在特征层面</w:t>
      </w:r>
      <w:r>
        <w:rPr>
          <w:rFonts w:hint="eastAsia"/>
        </w:rPr>
        <w:t>实现</w:t>
      </w:r>
      <w:r>
        <w:t>更好地协同。例如，结合传感器数据、语音、图像等信息时，通过引入跨模态注意力机制自动选择和对齐不同模态中最相关的信息</w:t>
      </w:r>
      <w:r>
        <w:rPr>
          <w:vertAlign w:val="superscript"/>
        </w:rPr>
        <w:fldChar w:fldCharType="begin"/>
      </w:r>
      <w:r>
        <w:rPr>
          <w:vertAlign w:val="superscript"/>
        </w:rPr>
        <w:instrText xml:space="preserve"> </w:instrText>
      </w:r>
      <w:r>
        <w:rPr>
          <w:rFonts w:hint="eastAsia"/>
          <w:vertAlign w:val="superscript"/>
        </w:rPr>
        <w:instrText xml:space="preserve">REF _Ref184913617 \r \h</w:instrText>
      </w:r>
      <w:r>
        <w:rPr>
          <w:vertAlign w:val="superscript"/>
        </w:rPr>
        <w:instrText xml:space="preserve"> </w:instrText>
      </w:r>
      <w:r>
        <w:rPr>
          <w:vertAlign w:val="superscript"/>
        </w:rPr>
        <w:fldChar w:fldCharType="separate"/>
      </w:r>
      <w:r>
        <w:rPr>
          <w:rFonts w:hint="eastAsia"/>
          <w:vertAlign w:val="superscript"/>
        </w:rPr>
        <w:t>[81]</w:t>
      </w:r>
      <w:r>
        <w:rPr>
          <w:vertAlign w:val="superscript"/>
        </w:rPr>
        <w:fldChar w:fldCharType="end"/>
      </w:r>
      <w:r>
        <w:t>。此外，深度学习</w:t>
      </w:r>
      <w:r>
        <w:rPr>
          <w:rFonts w:hint="eastAsia"/>
        </w:rPr>
        <w:t>算法</w:t>
      </w:r>
      <w:r>
        <w:t>中的变分自编码器和生成对抗网络也可以用于跨模态的生成与融合，提升整体识别效果。</w:t>
      </w:r>
    </w:p>
    <w:p w14:paraId="5643EF96">
      <w:pPr>
        <w:snapToGrid/>
        <w:ind w:firstLine="480"/>
      </w:pPr>
      <w:r>
        <w:rPr>
          <w:rFonts w:hint="eastAsia"/>
        </w:rPr>
        <w:t>（2）提高鲁棒性。</w:t>
      </w:r>
      <w:r>
        <w:t>未来多模态算法需要具备更强的模态缺失处理能力，</w:t>
      </w:r>
      <w:r>
        <w:rPr>
          <w:rFonts w:hint="eastAsia"/>
        </w:rPr>
        <w:t>实现对</w:t>
      </w:r>
      <w:r>
        <w:t>现有模态进行推断、补全或容忍缺失模态。如通过知识蒸馏或多模态生成模型</w:t>
      </w:r>
      <w:r>
        <w:rPr>
          <w:rFonts w:hint="eastAsia"/>
        </w:rPr>
        <w:t>补全</w:t>
      </w:r>
      <w:r>
        <w:t>缺失的模态数据，以保持系统的鲁棒性和准确性。</w:t>
      </w:r>
    </w:p>
    <w:p w14:paraId="074B369F">
      <w:pPr>
        <w:snapToGrid/>
        <w:ind w:firstLine="480"/>
      </w:pPr>
      <w:r>
        <w:rPr>
          <w:rFonts w:hint="eastAsia"/>
        </w:rPr>
        <w:t>（3）提升轻量化与实时性。感存算一体化是未来的发展趋势，轻量化的推理模型能降低功耗和延迟，进而推动基于智能感知的HAR应用</w:t>
      </w:r>
      <w:r>
        <w:rPr>
          <w:vertAlign w:val="superscript"/>
        </w:rPr>
        <w:fldChar w:fldCharType="begin"/>
      </w:r>
      <w:r>
        <w:rPr>
          <w:vertAlign w:val="superscript"/>
        </w:rPr>
        <w:instrText xml:space="preserve"> </w:instrText>
      </w:r>
      <w:r>
        <w:rPr>
          <w:rFonts w:hint="eastAsia"/>
          <w:vertAlign w:val="superscript"/>
        </w:rPr>
        <w:instrText xml:space="preserve">REF _Ref184913626 \r \h</w:instrText>
      </w:r>
      <w:r>
        <w:rPr>
          <w:vertAlign w:val="superscript"/>
        </w:rPr>
        <w:instrText xml:space="preserve"> </w:instrText>
      </w:r>
      <w:r>
        <w:rPr>
          <w:vertAlign w:val="superscript"/>
        </w:rPr>
        <w:fldChar w:fldCharType="separate"/>
      </w:r>
      <w:r>
        <w:rPr>
          <w:rFonts w:hint="eastAsia"/>
          <w:vertAlign w:val="superscript"/>
        </w:rPr>
        <w:t>[82]</w:t>
      </w:r>
      <w:r>
        <w:rPr>
          <w:vertAlign w:val="superscript"/>
        </w:rPr>
        <w:fldChar w:fldCharType="end"/>
      </w:r>
      <w:r>
        <w:rPr>
          <w:rFonts w:hint="eastAsia"/>
        </w:rPr>
        <w:t>。</w:t>
      </w:r>
    </w:p>
    <w:p w14:paraId="6B7B1F2A">
      <w:pPr>
        <w:spacing w:before="312" w:beforeLines="100" w:after="312" w:afterLines="100"/>
        <w:ind w:firstLine="0" w:firstLineChars="0"/>
        <w:outlineLvl w:val="0"/>
        <w:rPr>
          <w:b/>
          <w:sz w:val="32"/>
          <w:szCs w:val="32"/>
        </w:rPr>
      </w:pPr>
      <w:r>
        <w:rPr>
          <w:b/>
          <w:sz w:val="32"/>
          <w:szCs w:val="32"/>
        </w:rPr>
        <w:t>6</w:t>
      </w:r>
      <w:r>
        <w:rPr>
          <w:rFonts w:hint="eastAsia"/>
          <w:b/>
          <w:sz w:val="32"/>
          <w:szCs w:val="32"/>
        </w:rPr>
        <w:t xml:space="preserve"> 结语</w:t>
      </w:r>
    </w:p>
    <w:p w14:paraId="6D67914E">
      <w:pPr>
        <w:snapToGrid/>
        <w:ind w:firstLine="480"/>
      </w:pPr>
      <w:r>
        <w:rPr>
          <w:rFonts w:hint="eastAsia"/>
        </w:rPr>
        <w:t>本文从智能传感技术、数据集及智能算法等维度进行全面归纳梳理。目前基于智能感知的HAR技术具有研究基础，从人体运动模型的构建到丰富的公开数据集都为研究提供了相对完备的资源，在此基础上提出了支持离线/在线检测的多种算法。随着新型柔性传感器和感存算一体架构的发展，基于智能感知的HAR技术能够进一步提升可穿戴传感器的便携性。</w:t>
      </w:r>
    </w:p>
    <w:p w14:paraId="393E51B3">
      <w:pPr>
        <w:snapToGrid/>
        <w:ind w:firstLine="480"/>
      </w:pPr>
      <w:r>
        <w:rPr>
          <w:rFonts w:hint="eastAsia"/>
        </w:rPr>
        <w:t>未来，HAR技术应在如下方面</w:t>
      </w:r>
      <w:r>
        <w:t>开展研究：首先，需要进一步探索</w:t>
      </w:r>
      <w:r>
        <w:rPr>
          <w:rFonts w:hint="eastAsia"/>
        </w:rPr>
        <w:t>有</w:t>
      </w:r>
      <w:r>
        <w:t>监督学习与无监督学习</w:t>
      </w:r>
      <w:r>
        <w:rPr>
          <w:rFonts w:hint="eastAsia"/>
        </w:rPr>
        <w:t>算法</w:t>
      </w:r>
      <w:r>
        <w:t>，以减少对大规模标注数据的依赖</w:t>
      </w:r>
      <w:r>
        <w:rPr>
          <w:rFonts w:hint="eastAsia"/>
        </w:rPr>
        <w:t>；</w:t>
      </w:r>
      <w:r>
        <w:t>其次，多模态数据的对齐与融合方法亟待优化，特别是在处理模态数据缺失和数据不对齐的问题时，现有</w:t>
      </w:r>
      <w:r>
        <w:rPr>
          <w:rFonts w:hint="eastAsia"/>
        </w:rPr>
        <w:t>算法</w:t>
      </w:r>
      <w:r>
        <w:t>的鲁棒性仍不足</w:t>
      </w:r>
      <w:r>
        <w:rPr>
          <w:rFonts w:hint="eastAsia"/>
        </w:rPr>
        <w:t>；再次</w:t>
      </w:r>
      <w:r>
        <w:t>，系统的实时性和轻量化是实际部署中的关键瓶颈，需要在资源受限的环境下实现高效计算</w:t>
      </w:r>
      <w:r>
        <w:rPr>
          <w:rFonts w:hint="eastAsia"/>
        </w:rPr>
        <w:t>；</w:t>
      </w:r>
      <w:r>
        <w:t>最后，如何提高</w:t>
      </w:r>
      <w:r>
        <w:rPr>
          <w:rFonts w:hint="eastAsia"/>
        </w:rPr>
        <w:t>算法</w:t>
      </w:r>
      <w:r>
        <w:t>的可解释性和个性化</w:t>
      </w:r>
      <w:r>
        <w:rPr>
          <w:rFonts w:hint="eastAsia"/>
        </w:rPr>
        <w:t>，</w:t>
      </w:r>
      <w:r>
        <w:t>使系统不仅能提供准确的识别结果，还能够清晰展示决策依据，并针对用户的个体差异进行自适应调整。</w:t>
      </w:r>
      <w:r>
        <w:rPr>
          <w:rFonts w:hint="eastAsia"/>
        </w:rPr>
        <w:t>HAR技术能够在未来智能感知领域发挥更大的作用，为人们提供更加个性化和智能化的服务。</w:t>
      </w:r>
    </w:p>
    <w:p w14:paraId="26D11D51">
      <w:pPr>
        <w:tabs>
          <w:tab w:val="left" w:pos="420"/>
        </w:tabs>
        <w:snapToGrid/>
        <w:ind w:firstLine="0" w:firstLineChars="0"/>
        <w:jc w:val="center"/>
        <w:rPr>
          <w:rFonts w:cs="Times New Roman"/>
          <w:b/>
          <w:sz w:val="21"/>
          <w:szCs w:val="21"/>
        </w:rPr>
      </w:pPr>
    </w:p>
    <w:p w14:paraId="3F5E655F">
      <w:pPr>
        <w:spacing w:before="156" w:beforeLines="50" w:after="156" w:afterLines="50"/>
        <w:ind w:firstLine="0" w:firstLineChars="0"/>
        <w:jc w:val="center"/>
        <w:rPr>
          <w:b/>
          <w:sz w:val="28"/>
          <w:szCs w:val="28"/>
        </w:rPr>
      </w:pPr>
      <w:r>
        <w:rPr>
          <w:rFonts w:hint="eastAsia"/>
          <w:b/>
          <w:sz w:val="28"/>
          <w:szCs w:val="28"/>
        </w:rPr>
        <w:t>参考文献</w:t>
      </w:r>
      <w:r>
        <w:commentReference w:id="1"/>
      </w:r>
    </w:p>
    <w:p w14:paraId="2363C927">
      <w:pPr>
        <w:numPr>
          <w:ilvl w:val="0"/>
          <w:numId w:val="0"/>
        </w:numPr>
        <w:snapToGrid/>
        <w:spacing w:line="300" w:lineRule="auto"/>
        <w:ind w:left="425" w:leftChars="0" w:hanging="425" w:firstLineChars="0"/>
        <w:rPr>
          <w:rFonts w:cs="Times New Roman"/>
          <w:sz w:val="21"/>
          <w:szCs w:val="21"/>
        </w:rPr>
      </w:pPr>
      <w:bookmarkStart w:id="0" w:name="_Ref8430"/>
      <w:r>
        <w:rPr>
          <w:rFonts w:hint="default" w:ascii="Times New Roman" w:hAnsi="Times New Roman" w:cs="Times New Roman" w:eastAsiaTheme="minorEastAsia"/>
          <w:kern w:val="2"/>
          <w:sz w:val="21"/>
          <w:szCs w:val="21"/>
          <w:lang w:val="en-US" w:eastAsia="zh-CN" w:bidi="ar-SA"/>
        </w:rPr>
        <w:t>[1]</w:t>
      </w:r>
      <w:r>
        <w:rPr>
          <w:rFonts w:cs="Times New Roman"/>
          <w:sz w:val="21"/>
          <w:szCs w:val="21"/>
        </w:rPr>
        <w:t>SERPUSH F</w:t>
      </w:r>
      <w:r>
        <w:rPr>
          <w:rFonts w:hint="eastAsia" w:cs="Times New Roman"/>
          <w:sz w:val="21"/>
          <w:szCs w:val="21"/>
        </w:rPr>
        <w:t>，</w:t>
      </w:r>
      <w:r>
        <w:rPr>
          <w:rFonts w:cs="Times New Roman"/>
          <w:sz w:val="21"/>
          <w:szCs w:val="21"/>
        </w:rPr>
        <w:t>MENHAJ M B</w:t>
      </w:r>
      <w:r>
        <w:rPr>
          <w:rFonts w:hint="eastAsia" w:cs="Times New Roman"/>
          <w:sz w:val="21"/>
          <w:szCs w:val="21"/>
        </w:rPr>
        <w:t>，</w:t>
      </w:r>
      <w:r>
        <w:rPr>
          <w:rFonts w:cs="Times New Roman"/>
          <w:sz w:val="21"/>
          <w:szCs w:val="21"/>
        </w:rPr>
        <w:t>MASOUMI B</w:t>
      </w:r>
      <w:r>
        <w:rPr>
          <w:rFonts w:hint="eastAsia" w:cs="Times New Roman"/>
          <w:sz w:val="21"/>
          <w:szCs w:val="21"/>
        </w:rPr>
        <w:t>，</w:t>
      </w:r>
      <w:r>
        <w:rPr>
          <w:rFonts w:cs="Times New Roman"/>
          <w:sz w:val="21"/>
          <w:szCs w:val="21"/>
        </w:rPr>
        <w:t>et al. Wearable sensor-based human activity recognition in the smart healthcare system [J]. Computational Intelligence and Neuroscience</w:t>
      </w:r>
      <w:r>
        <w:rPr>
          <w:rFonts w:hint="eastAsia" w:cs="Times New Roman"/>
          <w:sz w:val="21"/>
          <w:szCs w:val="21"/>
        </w:rPr>
        <w:t>，</w:t>
      </w:r>
      <w:r>
        <w:rPr>
          <w:rFonts w:cs="Times New Roman"/>
          <w:sz w:val="21"/>
          <w:szCs w:val="21"/>
        </w:rPr>
        <w:t xml:space="preserve">2022 </w:t>
      </w:r>
      <w:r>
        <w:rPr>
          <w:rFonts w:hint="eastAsia" w:cs="Times New Roman"/>
          <w:sz w:val="21"/>
          <w:szCs w:val="21"/>
        </w:rPr>
        <w:t>（2）：</w:t>
      </w:r>
      <w:r>
        <w:rPr>
          <w:rFonts w:cs="Times New Roman"/>
          <w:sz w:val="21"/>
          <w:szCs w:val="21"/>
        </w:rPr>
        <w:t>1391906.</w:t>
      </w:r>
      <w:bookmarkEnd w:id="0"/>
    </w:p>
    <w:p w14:paraId="46289643">
      <w:pPr>
        <w:numPr>
          <w:ilvl w:val="0"/>
          <w:numId w:val="0"/>
        </w:numPr>
        <w:snapToGrid/>
        <w:spacing w:line="300" w:lineRule="auto"/>
        <w:ind w:left="425" w:leftChars="0" w:hanging="425" w:firstLineChars="0"/>
        <w:rPr>
          <w:rFonts w:cs="Times New Roman"/>
          <w:sz w:val="21"/>
          <w:szCs w:val="21"/>
          <w:vertAlign w:val="superscript"/>
          <w:rPrChange w:id="10" w:author="冷眸Sou1" w:date="2025-08-21T18:54:28Z">
            <w:rPr>
              <w:rFonts w:cs="Times New Roman"/>
              <w:sz w:val="21"/>
              <w:szCs w:val="21"/>
            </w:rPr>
          </w:rPrChange>
        </w:rPr>
      </w:pPr>
      <w:bookmarkStart w:id="1" w:name="_Ref8440"/>
      <w:r>
        <w:rPr>
          <w:rFonts w:hint="default" w:ascii="Times New Roman" w:hAnsi="Times New Roman" w:cs="Times New Roman" w:eastAsiaTheme="minorEastAsia"/>
          <w:kern w:val="2"/>
          <w:sz w:val="21"/>
          <w:szCs w:val="21"/>
          <w:lang w:val="en-US" w:eastAsia="zh-CN" w:bidi="ar-SA"/>
        </w:rPr>
        <w:t>[2]</w:t>
      </w:r>
      <w:r>
        <w:rPr>
          <w:rFonts w:cs="Times New Roman"/>
          <w:sz w:val="21"/>
          <w:szCs w:val="21"/>
        </w:rPr>
        <w:t>MEKRUKSAVANICH S</w:t>
      </w:r>
      <w:r>
        <w:rPr>
          <w:rFonts w:hint="eastAsia" w:cs="Times New Roman"/>
          <w:sz w:val="21"/>
          <w:szCs w:val="21"/>
        </w:rPr>
        <w:t>，</w:t>
      </w:r>
      <w:r>
        <w:rPr>
          <w:rFonts w:cs="Times New Roman"/>
          <w:sz w:val="21"/>
          <w:szCs w:val="21"/>
        </w:rPr>
        <w:t>JITPATTANAKUL A. Biometric user identification based on human activity recognition using wearable sensors: an experiment using deep learning models [J]. Electronics</w:t>
      </w:r>
      <w:r>
        <w:rPr>
          <w:rFonts w:hint="eastAsia" w:cs="Times New Roman"/>
          <w:sz w:val="21"/>
          <w:szCs w:val="21"/>
        </w:rPr>
        <w:t>，</w:t>
      </w:r>
      <w:r>
        <w:rPr>
          <w:rFonts w:cs="Times New Roman"/>
          <w:sz w:val="21"/>
          <w:szCs w:val="21"/>
        </w:rPr>
        <w:t>2021</w:t>
      </w:r>
      <w:r>
        <w:rPr>
          <w:rFonts w:hint="eastAsia" w:cs="Times New Roman"/>
          <w:sz w:val="21"/>
          <w:szCs w:val="21"/>
        </w:rPr>
        <w:t>，</w:t>
      </w:r>
      <w:r>
        <w:rPr>
          <w:rFonts w:cs="Times New Roman"/>
          <w:sz w:val="21"/>
          <w:szCs w:val="21"/>
        </w:rPr>
        <w:t>10</w:t>
      </w:r>
      <w:r>
        <w:rPr>
          <w:rFonts w:hint="eastAsia" w:cs="Times New Roman"/>
          <w:sz w:val="21"/>
          <w:szCs w:val="21"/>
        </w:rPr>
        <w:t>（3）：</w:t>
      </w:r>
      <w:r>
        <w:rPr>
          <w:rFonts w:cs="Times New Roman"/>
          <w:sz w:val="21"/>
          <w:szCs w:val="21"/>
        </w:rPr>
        <w:t>308.</w:t>
      </w:r>
      <w:bookmarkEnd w:id="1"/>
    </w:p>
    <w:p w14:paraId="1E1971EB">
      <w:pPr>
        <w:numPr>
          <w:ilvl w:val="0"/>
          <w:numId w:val="0"/>
        </w:numPr>
        <w:snapToGrid/>
        <w:spacing w:line="300" w:lineRule="auto"/>
        <w:ind w:left="425" w:leftChars="0" w:hanging="425" w:firstLineChars="0"/>
        <w:rPr>
          <w:del w:id="11" w:author="冷眸Sou1" w:date="2025-08-21T18:54:02Z"/>
          <w:rFonts w:cs="Times New Roman"/>
          <w:sz w:val="21"/>
          <w:szCs w:val="21"/>
        </w:rPr>
      </w:pPr>
      <w:del w:id="12" w:author="冷眸Sou1" w:date="2025-08-21T18:54:02Z">
        <w:bookmarkStart w:id="2" w:name="_Ref8447"/>
        <w:r>
          <w:rPr>
            <w:rFonts w:hint="default" w:ascii="Times New Roman" w:hAnsi="Times New Roman" w:cs="Times New Roman" w:eastAsiaTheme="minorEastAsia"/>
            <w:kern w:val="2"/>
            <w:sz w:val="21"/>
            <w:szCs w:val="21"/>
            <w:lang w:val="en-US" w:eastAsia="zh-CN" w:bidi="ar-SA"/>
          </w:rPr>
          <w:delText>[3]</w:delText>
        </w:r>
      </w:del>
      <w:del w:id="13" w:author="冷眸Sou1" w:date="2025-08-21T18:54:02Z">
        <w:r>
          <w:rPr>
            <w:rFonts w:cs="Times New Roman"/>
            <w:sz w:val="21"/>
            <w:szCs w:val="21"/>
          </w:rPr>
          <w:delText>LIU R</w:delText>
        </w:r>
      </w:del>
      <w:del w:id="14" w:author="冷眸Sou1" w:date="2025-08-21T18:54:02Z">
        <w:r>
          <w:rPr>
            <w:rFonts w:hint="eastAsia" w:cs="Times New Roman"/>
            <w:sz w:val="21"/>
            <w:szCs w:val="21"/>
          </w:rPr>
          <w:delText>，</w:delText>
        </w:r>
      </w:del>
      <w:del w:id="15" w:author="冷眸Sou1" w:date="2025-08-21T18:54:02Z">
        <w:r>
          <w:rPr>
            <w:rFonts w:cs="Times New Roman"/>
            <w:sz w:val="21"/>
            <w:szCs w:val="21"/>
          </w:rPr>
          <w:delText>RAMLI A A</w:delText>
        </w:r>
      </w:del>
      <w:del w:id="16" w:author="冷眸Sou1" w:date="2025-08-21T18:54:02Z">
        <w:r>
          <w:rPr>
            <w:rFonts w:hint="eastAsia" w:cs="Times New Roman"/>
            <w:sz w:val="21"/>
            <w:szCs w:val="21"/>
          </w:rPr>
          <w:delText>，</w:delText>
        </w:r>
      </w:del>
      <w:del w:id="17" w:author="冷眸Sou1" w:date="2025-08-21T18:54:02Z">
        <w:r>
          <w:rPr>
            <w:rFonts w:cs="Times New Roman"/>
            <w:sz w:val="21"/>
            <w:szCs w:val="21"/>
          </w:rPr>
          <w:delText>ZHANG H</w:delText>
        </w:r>
      </w:del>
      <w:del w:id="18" w:author="冷眸Sou1" w:date="2025-08-21T18:54:02Z">
        <w:r>
          <w:rPr>
            <w:rFonts w:hint="eastAsia" w:cs="Times New Roman"/>
            <w:sz w:val="21"/>
            <w:szCs w:val="21"/>
          </w:rPr>
          <w:delText>，</w:delText>
        </w:r>
      </w:del>
      <w:del w:id="19" w:author="冷眸Sou1" w:date="2025-08-21T18:54:02Z">
        <w:r>
          <w:rPr>
            <w:rFonts w:cs="Times New Roman"/>
            <w:sz w:val="21"/>
            <w:szCs w:val="21"/>
          </w:rPr>
          <w:delText>et al. An overview of human activity recognition using wearable sensors: healthcare and artificial intelligence [C]. International Conference on Internet of Things-ICIOT 2021</w:delText>
        </w:r>
      </w:del>
      <w:del w:id="20" w:author="冷眸Sou1" w:date="2025-08-21T18:54:02Z">
        <w:r>
          <w:rPr>
            <w:rFonts w:hint="eastAsia" w:cs="Times New Roman"/>
            <w:sz w:val="21"/>
            <w:szCs w:val="21"/>
          </w:rPr>
          <w:delText>，</w:delText>
        </w:r>
      </w:del>
      <w:del w:id="21" w:author="冷眸Sou1" w:date="2025-08-21T18:54:02Z">
        <w:r>
          <w:rPr>
            <w:rFonts w:cs="Times New Roman"/>
            <w:sz w:val="21"/>
            <w:szCs w:val="21"/>
          </w:rPr>
          <w:delText>2021.</w:delText>
        </w:r>
        <w:bookmarkEnd w:id="2"/>
      </w:del>
    </w:p>
    <w:p w14:paraId="5133F539">
      <w:pPr>
        <w:numPr>
          <w:ilvl w:val="0"/>
          <w:numId w:val="0"/>
        </w:numPr>
        <w:snapToGrid/>
        <w:spacing w:line="300" w:lineRule="auto"/>
        <w:ind w:left="420" w:leftChars="0" w:hanging="420" w:hangingChars="200"/>
        <w:rPr>
          <w:rFonts w:cs="Times New Roman"/>
          <w:sz w:val="21"/>
          <w:szCs w:val="21"/>
        </w:rPr>
      </w:pPr>
      <w:bookmarkStart w:id="3" w:name="_Ref8590"/>
      <w:r>
        <w:rPr>
          <w:rFonts w:hint="default" w:ascii="Times New Roman" w:hAnsi="Times New Roman" w:cs="Times New Roman" w:eastAsiaTheme="minorEastAsia"/>
          <w:kern w:val="2"/>
          <w:sz w:val="21"/>
          <w:szCs w:val="21"/>
          <w:lang w:val="en-US" w:eastAsia="zh-CN" w:bidi="ar-SA"/>
        </w:rPr>
        <w:t>[4]</w:t>
      </w:r>
      <w:r>
        <w:rPr>
          <w:rFonts w:cs="Times New Roman"/>
          <w:sz w:val="21"/>
          <w:szCs w:val="21"/>
        </w:rPr>
        <w:t>YADAV S K</w:t>
      </w:r>
      <w:r>
        <w:rPr>
          <w:rFonts w:hint="eastAsia" w:cs="Times New Roman"/>
          <w:sz w:val="21"/>
          <w:szCs w:val="21"/>
        </w:rPr>
        <w:t>，</w:t>
      </w:r>
      <w:r>
        <w:rPr>
          <w:rFonts w:cs="Times New Roman"/>
          <w:sz w:val="21"/>
          <w:szCs w:val="21"/>
        </w:rPr>
        <w:t>TIWARI K</w:t>
      </w:r>
      <w:r>
        <w:rPr>
          <w:rFonts w:hint="eastAsia" w:cs="Times New Roman"/>
          <w:sz w:val="21"/>
          <w:szCs w:val="21"/>
        </w:rPr>
        <w:t>，</w:t>
      </w:r>
      <w:r>
        <w:rPr>
          <w:rFonts w:cs="Times New Roman"/>
          <w:sz w:val="21"/>
          <w:szCs w:val="21"/>
        </w:rPr>
        <w:t>PANDEY H M</w:t>
      </w:r>
      <w:r>
        <w:rPr>
          <w:rFonts w:hint="eastAsia" w:cs="Times New Roman"/>
          <w:sz w:val="21"/>
          <w:szCs w:val="21"/>
        </w:rPr>
        <w:t>，</w:t>
      </w:r>
      <w:r>
        <w:rPr>
          <w:rFonts w:cs="Times New Roman"/>
          <w:sz w:val="21"/>
          <w:szCs w:val="21"/>
        </w:rPr>
        <w:t>et al. A review of multimodal human activity recognition with special emphasis on classification</w:t>
      </w:r>
      <w:r>
        <w:rPr>
          <w:rFonts w:hint="eastAsia" w:cs="Times New Roman"/>
          <w:sz w:val="21"/>
          <w:szCs w:val="21"/>
        </w:rPr>
        <w:t>，</w:t>
      </w:r>
      <w:r>
        <w:rPr>
          <w:rFonts w:cs="Times New Roman"/>
          <w:sz w:val="21"/>
          <w:szCs w:val="21"/>
        </w:rPr>
        <w:t>applications</w:t>
      </w:r>
      <w:r>
        <w:rPr>
          <w:rFonts w:hint="eastAsia" w:cs="Times New Roman"/>
          <w:sz w:val="21"/>
          <w:szCs w:val="21"/>
        </w:rPr>
        <w:t>，</w:t>
      </w:r>
      <w:r>
        <w:rPr>
          <w:rFonts w:cs="Times New Roman"/>
          <w:sz w:val="21"/>
          <w:szCs w:val="21"/>
        </w:rPr>
        <w:t>challenges and future directions [J]. Knowledge-Based Systems</w:t>
      </w:r>
      <w:r>
        <w:rPr>
          <w:rFonts w:hint="eastAsia" w:cs="Times New Roman"/>
          <w:sz w:val="21"/>
          <w:szCs w:val="21"/>
        </w:rPr>
        <w:t>，</w:t>
      </w:r>
      <w:r>
        <w:rPr>
          <w:rFonts w:cs="Times New Roman"/>
          <w:sz w:val="21"/>
          <w:szCs w:val="21"/>
        </w:rPr>
        <w:t xml:space="preserve">2021 </w:t>
      </w:r>
      <w:r>
        <w:rPr>
          <w:rFonts w:hint="eastAsia" w:cs="Times New Roman"/>
          <w:sz w:val="21"/>
          <w:szCs w:val="21"/>
        </w:rPr>
        <w:t>（</w:t>
      </w:r>
      <w:r>
        <w:rPr>
          <w:rFonts w:cs="Times New Roman"/>
          <w:sz w:val="21"/>
          <w:szCs w:val="21"/>
        </w:rPr>
        <w:t>223</w:t>
      </w:r>
      <w:r>
        <w:rPr>
          <w:rFonts w:hint="eastAsia" w:cs="Times New Roman"/>
          <w:sz w:val="21"/>
          <w:szCs w:val="21"/>
        </w:rPr>
        <w:t>）</w:t>
      </w:r>
      <w:r>
        <w:rPr>
          <w:rFonts w:cs="Times New Roman"/>
          <w:sz w:val="21"/>
          <w:szCs w:val="21"/>
        </w:rPr>
        <w:t>：106970.</w:t>
      </w:r>
      <w:bookmarkEnd w:id="3"/>
    </w:p>
    <w:p w14:paraId="51537608">
      <w:pPr>
        <w:numPr>
          <w:ilvl w:val="0"/>
          <w:numId w:val="0"/>
        </w:numPr>
        <w:snapToGrid/>
        <w:spacing w:line="300" w:lineRule="auto"/>
        <w:ind w:left="425" w:leftChars="0" w:hanging="425" w:firstLineChars="0"/>
        <w:rPr>
          <w:rFonts w:cs="Times New Roman"/>
          <w:sz w:val="21"/>
          <w:szCs w:val="21"/>
        </w:rPr>
      </w:pPr>
      <w:bookmarkStart w:id="4" w:name="_Ref8594"/>
      <w:r>
        <w:rPr>
          <w:rFonts w:hint="default" w:ascii="Times New Roman" w:hAnsi="Times New Roman" w:cs="Times New Roman" w:eastAsiaTheme="minorEastAsia"/>
          <w:kern w:val="2"/>
          <w:sz w:val="21"/>
          <w:szCs w:val="21"/>
          <w:lang w:val="en-US" w:eastAsia="zh-CN" w:bidi="ar-SA"/>
        </w:rPr>
        <w:t>[5]</w:t>
      </w:r>
      <w:r>
        <w:rPr>
          <w:rFonts w:cs="Times New Roman"/>
          <w:sz w:val="21"/>
          <w:szCs w:val="21"/>
        </w:rPr>
        <w:t>ISLAM M M</w:t>
      </w:r>
      <w:r>
        <w:rPr>
          <w:rFonts w:hint="eastAsia" w:cs="Times New Roman"/>
          <w:sz w:val="21"/>
          <w:szCs w:val="21"/>
        </w:rPr>
        <w:t>，</w:t>
      </w:r>
      <w:r>
        <w:rPr>
          <w:rFonts w:cs="Times New Roman"/>
          <w:sz w:val="21"/>
          <w:szCs w:val="21"/>
        </w:rPr>
        <w:t>NOORUDDIN S</w:t>
      </w:r>
      <w:r>
        <w:rPr>
          <w:rFonts w:hint="eastAsia" w:cs="Times New Roman"/>
          <w:sz w:val="21"/>
          <w:szCs w:val="21"/>
        </w:rPr>
        <w:t>，</w:t>
      </w:r>
      <w:r>
        <w:rPr>
          <w:rFonts w:cs="Times New Roman"/>
          <w:sz w:val="21"/>
          <w:szCs w:val="21"/>
        </w:rPr>
        <w:t>KARRAY F</w:t>
      </w:r>
      <w:r>
        <w:rPr>
          <w:rFonts w:hint="eastAsia" w:cs="Times New Roman"/>
          <w:sz w:val="21"/>
          <w:szCs w:val="21"/>
        </w:rPr>
        <w:t>，</w:t>
      </w:r>
      <w:r>
        <w:rPr>
          <w:rFonts w:cs="Times New Roman"/>
          <w:sz w:val="21"/>
          <w:szCs w:val="21"/>
        </w:rPr>
        <w:t>et al. Human activity recognition using tools of convolutional neural networks</w:t>
      </w:r>
      <w:r>
        <w:rPr>
          <w:rFonts w:hint="eastAsia" w:cs="Times New Roman"/>
          <w:sz w:val="21"/>
          <w:szCs w:val="21"/>
        </w:rPr>
        <w:t>：</w:t>
      </w:r>
      <w:r>
        <w:rPr>
          <w:rFonts w:cs="Times New Roman"/>
          <w:sz w:val="21"/>
          <w:szCs w:val="21"/>
        </w:rPr>
        <w:t>A state of the art review</w:t>
      </w:r>
      <w:r>
        <w:rPr>
          <w:rFonts w:hint="eastAsia" w:cs="Times New Roman"/>
          <w:sz w:val="21"/>
          <w:szCs w:val="21"/>
        </w:rPr>
        <w:t>，</w:t>
      </w:r>
      <w:r>
        <w:rPr>
          <w:rFonts w:cs="Times New Roman"/>
          <w:sz w:val="21"/>
          <w:szCs w:val="21"/>
        </w:rPr>
        <w:t>data sets</w:t>
      </w:r>
      <w:r>
        <w:rPr>
          <w:rFonts w:hint="eastAsia" w:cs="Times New Roman"/>
          <w:sz w:val="21"/>
          <w:szCs w:val="21"/>
        </w:rPr>
        <w:t>，</w:t>
      </w:r>
      <w:r>
        <w:rPr>
          <w:rFonts w:cs="Times New Roman"/>
          <w:sz w:val="21"/>
          <w:szCs w:val="21"/>
        </w:rPr>
        <w:t>challenges</w:t>
      </w:r>
      <w:r>
        <w:rPr>
          <w:rFonts w:hint="eastAsia" w:cs="Times New Roman"/>
          <w:sz w:val="21"/>
          <w:szCs w:val="21"/>
        </w:rPr>
        <w:t>，</w:t>
      </w:r>
      <w:r>
        <w:rPr>
          <w:rFonts w:cs="Times New Roman"/>
          <w:sz w:val="21"/>
          <w:szCs w:val="21"/>
        </w:rPr>
        <w:t>and future prospects [J]. Computers in biology and medicine</w:t>
      </w:r>
      <w:r>
        <w:rPr>
          <w:rFonts w:hint="eastAsia" w:cs="Times New Roman"/>
          <w:sz w:val="21"/>
          <w:szCs w:val="21"/>
        </w:rPr>
        <w:t>，</w:t>
      </w:r>
      <w:r>
        <w:rPr>
          <w:rFonts w:cs="Times New Roman"/>
          <w:sz w:val="21"/>
          <w:szCs w:val="21"/>
        </w:rPr>
        <w:t>2022</w:t>
      </w:r>
      <w:r>
        <w:rPr>
          <w:rFonts w:hint="eastAsia" w:cs="Times New Roman"/>
          <w:sz w:val="21"/>
          <w:szCs w:val="21"/>
        </w:rPr>
        <w:t xml:space="preserve"> （</w:t>
      </w:r>
      <w:r>
        <w:rPr>
          <w:rFonts w:cs="Times New Roman"/>
          <w:sz w:val="21"/>
          <w:szCs w:val="21"/>
        </w:rPr>
        <w:t>149</w:t>
      </w:r>
      <w:r>
        <w:rPr>
          <w:rFonts w:hint="eastAsia" w:cs="Times New Roman"/>
          <w:sz w:val="21"/>
          <w:szCs w:val="21"/>
        </w:rPr>
        <w:t>）</w:t>
      </w:r>
      <w:r>
        <w:rPr>
          <w:rFonts w:cs="Times New Roman"/>
          <w:sz w:val="21"/>
          <w:szCs w:val="21"/>
        </w:rPr>
        <w:t>：106060.</w:t>
      </w:r>
      <w:bookmarkEnd w:id="4"/>
    </w:p>
    <w:p w14:paraId="09E3E115">
      <w:pPr>
        <w:numPr>
          <w:ilvl w:val="0"/>
          <w:numId w:val="0"/>
        </w:numPr>
        <w:snapToGrid/>
        <w:spacing w:line="300" w:lineRule="auto"/>
        <w:ind w:left="420" w:leftChars="0" w:hanging="420" w:hangingChars="200"/>
        <w:rPr>
          <w:rFonts w:cs="Times New Roman"/>
          <w:sz w:val="21"/>
          <w:szCs w:val="21"/>
        </w:rPr>
      </w:pPr>
      <w:bookmarkStart w:id="5" w:name="_Ref8871"/>
      <w:r>
        <w:rPr>
          <w:rFonts w:hint="default" w:ascii="Times New Roman" w:hAnsi="Times New Roman" w:cs="Times New Roman" w:eastAsiaTheme="minorEastAsia"/>
          <w:kern w:val="2"/>
          <w:sz w:val="21"/>
          <w:szCs w:val="21"/>
          <w:lang w:val="en-US" w:eastAsia="zh-CN" w:bidi="ar-SA"/>
        </w:rPr>
        <w:t>[6]</w:t>
      </w:r>
      <w:r>
        <w:rPr>
          <w:rFonts w:cs="Times New Roman"/>
          <w:sz w:val="21"/>
          <w:szCs w:val="21"/>
        </w:rPr>
        <w:t>SUN W B</w:t>
      </w:r>
      <w:r>
        <w:rPr>
          <w:rFonts w:hint="eastAsia" w:cs="Times New Roman"/>
          <w:sz w:val="21"/>
          <w:szCs w:val="21"/>
        </w:rPr>
        <w:t>，</w:t>
      </w:r>
      <w:r>
        <w:rPr>
          <w:rFonts w:cs="Times New Roman"/>
          <w:sz w:val="21"/>
          <w:szCs w:val="21"/>
        </w:rPr>
        <w:t>GUO Z L</w:t>
      </w:r>
      <w:r>
        <w:rPr>
          <w:rFonts w:hint="eastAsia" w:cs="Times New Roman"/>
          <w:sz w:val="21"/>
          <w:szCs w:val="21"/>
        </w:rPr>
        <w:t>，</w:t>
      </w:r>
      <w:r>
        <w:rPr>
          <w:rFonts w:cs="Times New Roman"/>
          <w:sz w:val="21"/>
          <w:szCs w:val="21"/>
        </w:rPr>
        <w:t>YANG Z Q</w:t>
      </w:r>
      <w:r>
        <w:rPr>
          <w:rFonts w:hint="eastAsia" w:cs="Times New Roman"/>
          <w:sz w:val="21"/>
          <w:szCs w:val="21"/>
        </w:rPr>
        <w:t>，</w:t>
      </w:r>
      <w:r>
        <w:rPr>
          <w:rFonts w:cs="Times New Roman"/>
          <w:sz w:val="21"/>
          <w:szCs w:val="21"/>
        </w:rPr>
        <w:t>et al. A review of recent advances in vital signals monitoring of sports and health via flexible wearable sensors [J]. Sensors</w:t>
      </w:r>
      <w:r>
        <w:rPr>
          <w:rFonts w:hint="eastAsia" w:cs="Times New Roman"/>
          <w:sz w:val="21"/>
          <w:szCs w:val="21"/>
        </w:rPr>
        <w:t>，</w:t>
      </w:r>
      <w:r>
        <w:rPr>
          <w:rFonts w:cs="Times New Roman"/>
          <w:sz w:val="21"/>
          <w:szCs w:val="21"/>
        </w:rPr>
        <w:t>2022</w:t>
      </w:r>
      <w:r>
        <w:rPr>
          <w:rFonts w:hint="eastAsia" w:cs="Times New Roman"/>
          <w:sz w:val="21"/>
          <w:szCs w:val="21"/>
        </w:rPr>
        <w:t>，</w:t>
      </w:r>
      <w:r>
        <w:rPr>
          <w:rFonts w:cs="Times New Roman"/>
          <w:sz w:val="21"/>
          <w:szCs w:val="21"/>
        </w:rPr>
        <w:t>22</w:t>
      </w:r>
      <w:r>
        <w:rPr>
          <w:rFonts w:hint="eastAsia" w:cs="Times New Roman"/>
          <w:sz w:val="21"/>
          <w:szCs w:val="21"/>
        </w:rPr>
        <w:t>（20）：</w:t>
      </w:r>
      <w:r>
        <w:rPr>
          <w:rFonts w:cs="Times New Roman"/>
          <w:sz w:val="21"/>
          <w:szCs w:val="21"/>
        </w:rPr>
        <w:t>7784.</w:t>
      </w:r>
      <w:bookmarkEnd w:id="5"/>
    </w:p>
    <w:p w14:paraId="063EA3BF">
      <w:pPr>
        <w:numPr>
          <w:ilvl w:val="0"/>
          <w:numId w:val="0"/>
        </w:numPr>
        <w:snapToGrid/>
        <w:spacing w:line="300" w:lineRule="auto"/>
        <w:ind w:left="425" w:leftChars="0" w:hanging="425" w:firstLineChars="0"/>
        <w:rPr>
          <w:rFonts w:cs="Times New Roman"/>
          <w:sz w:val="21"/>
          <w:szCs w:val="21"/>
        </w:rPr>
      </w:pPr>
      <w:bookmarkStart w:id="6" w:name="_Ref8920"/>
      <w:r>
        <w:rPr>
          <w:rFonts w:hint="default" w:ascii="Times New Roman" w:hAnsi="Times New Roman" w:cs="Times New Roman" w:eastAsiaTheme="minorEastAsia"/>
          <w:kern w:val="2"/>
          <w:sz w:val="21"/>
          <w:szCs w:val="21"/>
          <w:lang w:val="en-US" w:eastAsia="zh-CN" w:bidi="ar-SA"/>
        </w:rPr>
        <w:t>[7]</w:t>
      </w:r>
      <w:r>
        <w:rPr>
          <w:rFonts w:cs="Times New Roman"/>
          <w:sz w:val="21"/>
          <w:szCs w:val="21"/>
        </w:rPr>
        <w:t>WAN T Q</w:t>
      </w:r>
      <w:r>
        <w:rPr>
          <w:rFonts w:hint="eastAsia" w:cs="Times New Roman"/>
          <w:sz w:val="21"/>
          <w:szCs w:val="21"/>
        </w:rPr>
        <w:t>，</w:t>
      </w:r>
      <w:r>
        <w:rPr>
          <w:rFonts w:cs="Times New Roman"/>
          <w:sz w:val="21"/>
          <w:szCs w:val="21"/>
        </w:rPr>
        <w:t>SHAO B J</w:t>
      </w:r>
      <w:r>
        <w:rPr>
          <w:rFonts w:hint="eastAsia" w:cs="Times New Roman"/>
          <w:sz w:val="21"/>
          <w:szCs w:val="21"/>
        </w:rPr>
        <w:t>，</w:t>
      </w:r>
      <w:r>
        <w:rPr>
          <w:rFonts w:cs="Times New Roman"/>
          <w:sz w:val="21"/>
          <w:szCs w:val="21"/>
        </w:rPr>
        <w:t>MA S J</w:t>
      </w:r>
      <w:r>
        <w:rPr>
          <w:rFonts w:hint="eastAsia" w:cs="Times New Roman"/>
          <w:sz w:val="21"/>
          <w:szCs w:val="21"/>
        </w:rPr>
        <w:t>，</w:t>
      </w:r>
      <w:r>
        <w:rPr>
          <w:rFonts w:cs="Times New Roman"/>
          <w:sz w:val="21"/>
          <w:szCs w:val="21"/>
        </w:rPr>
        <w:t>et al. In-sensor computing</w:t>
      </w:r>
      <w:r>
        <w:rPr>
          <w:rFonts w:hint="eastAsia" w:cs="Times New Roman"/>
          <w:sz w:val="21"/>
          <w:szCs w:val="21"/>
        </w:rPr>
        <w:t>：</w:t>
      </w:r>
      <w:r>
        <w:rPr>
          <w:rFonts w:cs="Times New Roman"/>
          <w:sz w:val="21"/>
          <w:szCs w:val="21"/>
        </w:rPr>
        <w:t>materials</w:t>
      </w:r>
      <w:r>
        <w:rPr>
          <w:rFonts w:hint="eastAsia" w:cs="Times New Roman"/>
          <w:sz w:val="21"/>
          <w:szCs w:val="21"/>
        </w:rPr>
        <w:t>，</w:t>
      </w:r>
      <w:r>
        <w:rPr>
          <w:rFonts w:cs="Times New Roman"/>
          <w:sz w:val="21"/>
          <w:szCs w:val="21"/>
        </w:rPr>
        <w:t>devices</w:t>
      </w:r>
      <w:r>
        <w:rPr>
          <w:rFonts w:hint="eastAsia" w:cs="Times New Roman"/>
          <w:sz w:val="21"/>
          <w:szCs w:val="21"/>
        </w:rPr>
        <w:t>，</w:t>
      </w:r>
      <w:r>
        <w:rPr>
          <w:rFonts w:cs="Times New Roman"/>
          <w:sz w:val="21"/>
          <w:szCs w:val="21"/>
        </w:rPr>
        <w:t>and integration technologies [J]. Advanced materials</w:t>
      </w:r>
      <w:r>
        <w:rPr>
          <w:rFonts w:hint="eastAsia" w:cs="Times New Roman"/>
          <w:sz w:val="21"/>
          <w:szCs w:val="21"/>
        </w:rPr>
        <w:t>，</w:t>
      </w:r>
      <w:r>
        <w:rPr>
          <w:rFonts w:cs="Times New Roman"/>
          <w:sz w:val="21"/>
          <w:szCs w:val="21"/>
        </w:rPr>
        <w:t>2023</w:t>
      </w:r>
      <w:r>
        <w:rPr>
          <w:rFonts w:hint="eastAsia" w:cs="Times New Roman"/>
          <w:sz w:val="21"/>
          <w:szCs w:val="21"/>
        </w:rPr>
        <w:t>，</w:t>
      </w:r>
      <w:r>
        <w:rPr>
          <w:rFonts w:cs="Times New Roman"/>
          <w:sz w:val="21"/>
          <w:szCs w:val="21"/>
        </w:rPr>
        <w:t>35</w:t>
      </w:r>
      <w:r>
        <w:rPr>
          <w:rFonts w:hint="eastAsia" w:cs="Times New Roman"/>
          <w:sz w:val="21"/>
          <w:szCs w:val="21"/>
        </w:rPr>
        <w:t>（</w:t>
      </w:r>
      <w:r>
        <w:rPr>
          <w:rFonts w:cs="Times New Roman"/>
          <w:sz w:val="21"/>
          <w:szCs w:val="21"/>
        </w:rPr>
        <w:t>37</w:t>
      </w:r>
      <w:r>
        <w:rPr>
          <w:rFonts w:hint="eastAsia" w:cs="Times New Roman"/>
          <w:sz w:val="21"/>
          <w:szCs w:val="21"/>
        </w:rPr>
        <w:t>）</w:t>
      </w:r>
      <w:r>
        <w:rPr>
          <w:rFonts w:cs="Times New Roman"/>
          <w:sz w:val="21"/>
          <w:szCs w:val="21"/>
        </w:rPr>
        <w:t>：2203830.</w:t>
      </w:r>
      <w:bookmarkEnd w:id="6"/>
    </w:p>
    <w:p w14:paraId="5ADAB4F7">
      <w:pPr>
        <w:numPr>
          <w:ilvl w:val="0"/>
          <w:numId w:val="0"/>
        </w:numPr>
        <w:snapToGrid/>
        <w:spacing w:line="300" w:lineRule="auto"/>
        <w:ind w:left="425" w:leftChars="0" w:hanging="425" w:firstLineChars="0"/>
        <w:rPr>
          <w:rFonts w:cs="Times New Roman"/>
          <w:sz w:val="21"/>
          <w:szCs w:val="21"/>
        </w:rPr>
      </w:pPr>
      <w:bookmarkStart w:id="7" w:name="_Ref9217"/>
      <w:r>
        <w:rPr>
          <w:rFonts w:hint="default" w:ascii="Times New Roman" w:hAnsi="Times New Roman" w:cs="Times New Roman" w:eastAsiaTheme="minorEastAsia"/>
          <w:kern w:val="2"/>
          <w:sz w:val="21"/>
          <w:szCs w:val="21"/>
          <w:lang w:val="en-US" w:eastAsia="zh-CN" w:bidi="ar-SA"/>
        </w:rPr>
        <w:t>[8]</w:t>
      </w:r>
      <w:r>
        <w:rPr>
          <w:rFonts w:hint="eastAsia" w:cs="Times New Roman"/>
          <w:sz w:val="21"/>
          <w:szCs w:val="21"/>
        </w:rPr>
        <w:t>吉司，森塔戈泰. 人体解剖图谱：骨骼，关节，韧带，肌肉 [M]. 北京：人民卫生出版社，1959.</w:t>
      </w:r>
      <w:bookmarkEnd w:id="7"/>
    </w:p>
    <w:p w14:paraId="61F87831">
      <w:pPr>
        <w:numPr>
          <w:ilvl w:val="0"/>
          <w:numId w:val="0"/>
        </w:numPr>
        <w:snapToGrid/>
        <w:spacing w:line="300" w:lineRule="auto"/>
        <w:ind w:left="425" w:leftChars="0" w:hanging="425" w:firstLineChars="0"/>
        <w:rPr>
          <w:rFonts w:hint="eastAsia" w:cs="Times New Roman"/>
          <w:sz w:val="21"/>
          <w:szCs w:val="21"/>
        </w:rPr>
      </w:pPr>
      <w:bookmarkStart w:id="8" w:name="_Ref9289"/>
      <w:r>
        <w:rPr>
          <w:rFonts w:hint="default" w:ascii="Times New Roman" w:hAnsi="Times New Roman" w:cs="Times New Roman" w:eastAsiaTheme="minorEastAsia"/>
          <w:kern w:val="2"/>
          <w:sz w:val="21"/>
          <w:szCs w:val="21"/>
          <w:lang w:val="en-US" w:eastAsia="zh-CN" w:bidi="ar-SA"/>
        </w:rPr>
        <w:t>[9]</w:t>
      </w:r>
      <w:bookmarkEnd w:id="8"/>
      <w:commentRangeStart w:id="2"/>
      <w:r>
        <w:rPr>
          <w:rFonts w:hint="eastAsia" w:cs="Times New Roman"/>
          <w:sz w:val="21"/>
          <w:szCs w:val="21"/>
        </w:rPr>
        <w:t>Chi, H. G., Ha, M. H., Chi, S., Lee, S. W., Huang, Q., &amp; Ramani, K. (2022). Infogcn: Representation learning for human skeleton-based action recognition. In Proceedings of the IEEE/CVF conference on computer vision and pattern recognition (pp. 20186-20196).Chi, H. G., Ha, M. H., Chi, S., Lee, S. W., Huang, Q., &amp; Ramani, K. (2022). Infogcn: Representation learning for human skeleton-based action recognition. In Proceedings of the IEEE/CVF conference on computer vision and pattern recognition (pp. 20186-20196).</w:t>
      </w:r>
      <w:commentRangeEnd w:id="2"/>
      <w:r>
        <w:commentReference w:id="2"/>
      </w:r>
    </w:p>
    <w:p w14:paraId="12BDC30F">
      <w:pPr>
        <w:numPr>
          <w:ilvl w:val="0"/>
          <w:numId w:val="0"/>
        </w:numPr>
        <w:snapToGrid/>
        <w:spacing w:line="300" w:lineRule="auto"/>
        <w:ind w:left="425" w:leftChars="0" w:hanging="425" w:firstLineChars="0"/>
        <w:rPr>
          <w:rFonts w:cs="Times New Roman"/>
          <w:sz w:val="21"/>
          <w:szCs w:val="21"/>
        </w:rPr>
      </w:pPr>
      <w:bookmarkStart w:id="9" w:name="_Ref9397"/>
      <w:r>
        <w:rPr>
          <w:rFonts w:hint="default" w:ascii="Times New Roman" w:hAnsi="Times New Roman" w:cs="Times New Roman" w:eastAsiaTheme="minorEastAsia"/>
          <w:kern w:val="2"/>
          <w:sz w:val="21"/>
          <w:szCs w:val="21"/>
          <w:lang w:val="en-US" w:eastAsia="zh-CN" w:bidi="ar-SA"/>
        </w:rPr>
        <w:t>[10]</w:t>
      </w:r>
      <w:r>
        <w:rPr>
          <w:rFonts w:hint="eastAsia" w:cs="Times New Roman"/>
          <w:sz w:val="21"/>
          <w:szCs w:val="21"/>
        </w:rPr>
        <w:t>SCATAGLINI S，TRUIJEN S. Overview of software and file exchange formats in 3D and 4D body shape scanning [C]. Proceedings of the 7th International Digital Human Modeling Symposium （DHM 2022），2022.</w:t>
      </w:r>
      <w:bookmarkEnd w:id="9"/>
    </w:p>
    <w:p w14:paraId="759650F8">
      <w:pPr>
        <w:pStyle w:val="19"/>
        <w:numPr>
          <w:ilvl w:val="0"/>
          <w:numId w:val="0"/>
        </w:numPr>
        <w:ind w:left="425" w:leftChars="0" w:hanging="425" w:firstLineChars="0"/>
        <w:rPr>
          <w:rFonts w:cs="Times New Roman"/>
          <w:sz w:val="21"/>
          <w:szCs w:val="21"/>
        </w:rPr>
      </w:pPr>
      <w:r>
        <w:rPr>
          <w:rFonts w:hint="default" w:ascii="Times New Roman" w:hAnsi="Times New Roman" w:cs="Times New Roman" w:eastAsiaTheme="minorEastAsia"/>
          <w:kern w:val="2"/>
          <w:sz w:val="21"/>
          <w:szCs w:val="21"/>
          <w:lang w:val="en-US" w:eastAsia="zh-CN" w:bidi="ar-SA"/>
        </w:rPr>
        <w:t>[11]</w:t>
      </w:r>
      <w:r>
        <w:rPr>
          <w:rFonts w:cs="Times New Roman"/>
          <w:sz w:val="21"/>
          <w:szCs w:val="21"/>
        </w:rPr>
        <w:t>D</w:t>
      </w:r>
      <w:r>
        <w:rPr>
          <w:rFonts w:hint="eastAsia" w:cs="Times New Roman"/>
          <w:sz w:val="21"/>
          <w:szCs w:val="21"/>
        </w:rPr>
        <w:t>ANG L M，MIN K，WANG H X，et al. Sensor-based and vision-based human activity recognition：a comprehensive survey [J]. Pattern Recognition，2020 （108）：107561.</w:t>
      </w:r>
    </w:p>
    <w:p w14:paraId="22AD3CFF">
      <w:pPr>
        <w:numPr>
          <w:ilvl w:val="0"/>
          <w:numId w:val="0"/>
        </w:numPr>
        <w:snapToGrid/>
        <w:spacing w:line="300" w:lineRule="auto"/>
        <w:ind w:left="425" w:leftChars="0" w:hanging="425" w:firstLineChars="0"/>
        <w:rPr>
          <w:rFonts w:cs="Times New Roman"/>
          <w:sz w:val="21"/>
          <w:szCs w:val="21"/>
        </w:rPr>
      </w:pPr>
      <w:bookmarkStart w:id="10" w:name="_Ref9698"/>
      <w:r>
        <w:rPr>
          <w:rFonts w:hint="default" w:ascii="Times New Roman" w:hAnsi="Times New Roman" w:cs="Times New Roman" w:eastAsiaTheme="minorEastAsia"/>
          <w:kern w:val="2"/>
          <w:sz w:val="21"/>
          <w:szCs w:val="21"/>
          <w:lang w:val="en-US" w:eastAsia="zh-CN" w:bidi="ar-SA"/>
        </w:rPr>
        <w:t>[12]</w:t>
      </w:r>
      <w:bookmarkEnd w:id="10"/>
      <w:ins w:id="22" w:author="冷眸Sou1" w:date="2025-08-21T19:02:37Z">
        <w:r>
          <w:rPr>
            <w:rFonts w:hint="eastAsia" w:cs="Times New Roman"/>
            <w:sz w:val="21"/>
            <w:szCs w:val="21"/>
          </w:rPr>
          <w:t>王硕,许执恒.大脑皮层发育畸形及分子遗传机理研究进展[J].中国细胞生物学学报, 2011, 33(8):10.DOI:CNKI:SUN:XBZZ.0.2011-08-003.</w:t>
        </w:r>
      </w:ins>
      <w:r>
        <w:commentReference w:id="3"/>
      </w:r>
    </w:p>
    <w:p w14:paraId="6B09C2B3">
      <w:pPr>
        <w:numPr>
          <w:ilvl w:val="0"/>
          <w:numId w:val="0"/>
        </w:numPr>
        <w:snapToGrid/>
        <w:spacing w:line="300" w:lineRule="auto"/>
        <w:ind w:left="425" w:leftChars="0" w:hanging="425" w:firstLineChars="0"/>
        <w:rPr>
          <w:rFonts w:cs="Times New Roman"/>
          <w:sz w:val="21"/>
          <w:szCs w:val="21"/>
        </w:rPr>
      </w:pPr>
      <w:bookmarkStart w:id="11" w:name="_Ref9910"/>
      <w:r>
        <w:rPr>
          <w:rFonts w:hint="default" w:ascii="Times New Roman" w:hAnsi="Times New Roman" w:cs="Times New Roman" w:eastAsiaTheme="minorEastAsia"/>
          <w:kern w:val="2"/>
          <w:sz w:val="21"/>
          <w:szCs w:val="21"/>
          <w:lang w:val="en-US" w:eastAsia="zh-CN" w:bidi="ar-SA"/>
        </w:rPr>
        <w:t>[13]</w:t>
      </w:r>
      <w:r>
        <w:rPr>
          <w:rFonts w:cs="Times New Roman"/>
          <w:sz w:val="21"/>
          <w:szCs w:val="21"/>
        </w:rPr>
        <w:t>TAO W</w:t>
      </w:r>
      <w:r>
        <w:rPr>
          <w:rFonts w:hint="eastAsia" w:cs="Times New Roman"/>
          <w:sz w:val="21"/>
          <w:szCs w:val="21"/>
        </w:rPr>
        <w:t>，</w:t>
      </w:r>
      <w:r>
        <w:rPr>
          <w:rFonts w:cs="Times New Roman"/>
          <w:sz w:val="21"/>
          <w:szCs w:val="21"/>
        </w:rPr>
        <w:t>LI C</w:t>
      </w:r>
      <w:r>
        <w:rPr>
          <w:rFonts w:hint="eastAsia" w:cs="Times New Roman"/>
          <w:sz w:val="21"/>
          <w:szCs w:val="21"/>
        </w:rPr>
        <w:t>，</w:t>
      </w:r>
      <w:r>
        <w:rPr>
          <w:rFonts w:cs="Times New Roman"/>
          <w:sz w:val="21"/>
          <w:szCs w:val="21"/>
        </w:rPr>
        <w:t>SONG R C</w:t>
      </w:r>
      <w:r>
        <w:rPr>
          <w:rFonts w:hint="eastAsia" w:cs="Times New Roman"/>
          <w:sz w:val="21"/>
          <w:szCs w:val="21"/>
        </w:rPr>
        <w:t>，</w:t>
      </w:r>
      <w:r>
        <w:rPr>
          <w:rFonts w:cs="Times New Roman"/>
          <w:sz w:val="21"/>
          <w:szCs w:val="21"/>
        </w:rPr>
        <w:t>et al. EEG-based emotion recognition via channel-wise attention and self attention [J]. IEEE Transactions on Affective Computing</w:t>
      </w:r>
      <w:r>
        <w:rPr>
          <w:rFonts w:hint="eastAsia" w:cs="Times New Roman"/>
          <w:sz w:val="21"/>
          <w:szCs w:val="21"/>
        </w:rPr>
        <w:t>，2023，</w:t>
      </w:r>
      <w:r>
        <w:rPr>
          <w:rFonts w:cs="Times New Roman"/>
          <w:sz w:val="21"/>
          <w:szCs w:val="21"/>
        </w:rPr>
        <w:t>14</w:t>
      </w:r>
      <w:r>
        <w:rPr>
          <w:rFonts w:hint="eastAsia" w:cs="Times New Roman"/>
          <w:sz w:val="21"/>
          <w:szCs w:val="21"/>
        </w:rPr>
        <w:t>（</w:t>
      </w:r>
      <w:r>
        <w:rPr>
          <w:rFonts w:cs="Times New Roman"/>
          <w:sz w:val="21"/>
          <w:szCs w:val="21"/>
        </w:rPr>
        <w:t>1</w:t>
      </w:r>
      <w:r>
        <w:rPr>
          <w:rFonts w:hint="eastAsia" w:cs="Times New Roman"/>
          <w:sz w:val="21"/>
          <w:szCs w:val="21"/>
        </w:rPr>
        <w:t>）</w:t>
      </w:r>
      <w:r>
        <w:rPr>
          <w:rFonts w:cs="Times New Roman"/>
          <w:sz w:val="21"/>
          <w:szCs w:val="21"/>
        </w:rPr>
        <w:t>：382-393.</w:t>
      </w:r>
      <w:bookmarkEnd w:id="11"/>
    </w:p>
    <w:p w14:paraId="707F327A">
      <w:pPr>
        <w:numPr>
          <w:ilvl w:val="0"/>
          <w:numId w:val="0"/>
        </w:numPr>
        <w:snapToGrid/>
        <w:spacing w:line="300" w:lineRule="auto"/>
        <w:ind w:left="425" w:leftChars="0" w:hanging="425" w:firstLineChars="0"/>
        <w:rPr>
          <w:rFonts w:cs="Times New Roman"/>
          <w:sz w:val="21"/>
          <w:szCs w:val="21"/>
        </w:rPr>
      </w:pPr>
      <w:bookmarkStart w:id="12" w:name="_Ref9949"/>
      <w:r>
        <w:rPr>
          <w:rFonts w:hint="default" w:ascii="Times New Roman" w:hAnsi="Times New Roman" w:cs="Times New Roman" w:eastAsiaTheme="minorEastAsia"/>
          <w:kern w:val="2"/>
          <w:sz w:val="21"/>
          <w:szCs w:val="21"/>
          <w:lang w:val="en-US" w:eastAsia="zh-CN" w:bidi="ar-SA"/>
        </w:rPr>
        <w:t>[14]</w:t>
      </w:r>
      <w:r>
        <w:rPr>
          <w:rFonts w:cs="Times New Roman"/>
          <w:sz w:val="21"/>
          <w:szCs w:val="21"/>
        </w:rPr>
        <w:t>HE C Y</w:t>
      </w:r>
      <w:r>
        <w:rPr>
          <w:rFonts w:hint="eastAsia" w:cs="Times New Roman"/>
          <w:sz w:val="21"/>
          <w:szCs w:val="21"/>
        </w:rPr>
        <w:t>，</w:t>
      </w:r>
      <w:r>
        <w:rPr>
          <w:rFonts w:cs="Times New Roman"/>
          <w:sz w:val="21"/>
          <w:szCs w:val="21"/>
        </w:rPr>
        <w:t>CHEN Y Y</w:t>
      </w:r>
      <w:r>
        <w:rPr>
          <w:rFonts w:hint="eastAsia" w:cs="Times New Roman"/>
          <w:sz w:val="21"/>
          <w:szCs w:val="21"/>
        </w:rPr>
        <w:t>，</w:t>
      </w:r>
      <w:r>
        <w:rPr>
          <w:rFonts w:cs="Times New Roman"/>
          <w:sz w:val="21"/>
          <w:szCs w:val="21"/>
        </w:rPr>
        <w:t>PHANG C R</w:t>
      </w:r>
      <w:r>
        <w:rPr>
          <w:rFonts w:hint="eastAsia" w:cs="Times New Roman"/>
          <w:sz w:val="21"/>
          <w:szCs w:val="21"/>
        </w:rPr>
        <w:t>，</w:t>
      </w:r>
      <w:r>
        <w:rPr>
          <w:rFonts w:cs="Times New Roman"/>
          <w:sz w:val="21"/>
          <w:szCs w:val="21"/>
        </w:rPr>
        <w:t>et al. Diversity and suitability of the state-of-the-art wearable and wireless EEG systems review [J]. IEEE Journal of Biomedical and Health Informatics</w:t>
      </w:r>
      <w:r>
        <w:rPr>
          <w:rFonts w:hint="eastAsia" w:cs="Times New Roman"/>
          <w:sz w:val="21"/>
          <w:szCs w:val="21"/>
        </w:rPr>
        <w:t>，2023，</w:t>
      </w:r>
      <w:r>
        <w:rPr>
          <w:rFonts w:cs="Times New Roman"/>
          <w:sz w:val="21"/>
          <w:szCs w:val="21"/>
        </w:rPr>
        <w:t>27</w:t>
      </w:r>
      <w:r>
        <w:rPr>
          <w:rFonts w:hint="eastAsia" w:cs="Times New Roman"/>
          <w:sz w:val="21"/>
          <w:szCs w:val="21"/>
        </w:rPr>
        <w:t>（8）：</w:t>
      </w:r>
      <w:r>
        <w:rPr>
          <w:rFonts w:cs="Times New Roman"/>
          <w:sz w:val="21"/>
          <w:szCs w:val="21"/>
        </w:rPr>
        <w:t>3830-3843.</w:t>
      </w:r>
      <w:bookmarkEnd w:id="12"/>
    </w:p>
    <w:p w14:paraId="5AC0706C">
      <w:pPr>
        <w:numPr>
          <w:ilvl w:val="0"/>
          <w:numId w:val="0"/>
        </w:numPr>
        <w:snapToGrid/>
        <w:spacing w:line="300" w:lineRule="auto"/>
        <w:ind w:left="425" w:leftChars="0" w:hanging="425" w:firstLineChars="0"/>
        <w:rPr>
          <w:rFonts w:cs="Times New Roman"/>
          <w:sz w:val="21"/>
          <w:szCs w:val="21"/>
        </w:rPr>
      </w:pPr>
      <w:bookmarkStart w:id="13" w:name="_Ref10004"/>
      <w:r>
        <w:rPr>
          <w:rFonts w:hint="default" w:ascii="Times New Roman" w:hAnsi="Times New Roman" w:cs="Times New Roman" w:eastAsiaTheme="minorEastAsia"/>
          <w:kern w:val="2"/>
          <w:sz w:val="21"/>
          <w:szCs w:val="21"/>
          <w:lang w:val="en-US" w:eastAsia="zh-CN" w:bidi="ar-SA"/>
        </w:rPr>
        <w:t>[1</w:t>
      </w:r>
      <w:ins w:id="23" w:author="冷眸Sou1" w:date="2025-08-21T19:03:31Z">
        <w:r>
          <w:rPr>
            <w:rFonts w:hint="eastAsia" w:cs="Times New Roman"/>
            <w:kern w:val="2"/>
            <w:sz w:val="21"/>
            <w:szCs w:val="21"/>
            <w:lang w:val="en-US" w:eastAsia="zh-CN" w:bidi="ar-SA"/>
          </w:rPr>
          <w:t>4</w:t>
        </w:r>
      </w:ins>
      <w:r>
        <w:rPr>
          <w:rFonts w:hint="default" w:ascii="Times New Roman" w:hAnsi="Times New Roman" w:cs="Times New Roman" w:eastAsiaTheme="minorEastAsia"/>
          <w:kern w:val="2"/>
          <w:sz w:val="21"/>
          <w:szCs w:val="21"/>
          <w:lang w:val="en-US" w:eastAsia="zh-CN" w:bidi="ar-SA"/>
        </w:rPr>
        <w:t>]</w:t>
      </w:r>
      <w:r>
        <w:rPr>
          <w:rFonts w:cs="Times New Roman"/>
          <w:sz w:val="21"/>
          <w:szCs w:val="21"/>
        </w:rPr>
        <w:t>AHMAD N</w:t>
      </w:r>
      <w:r>
        <w:rPr>
          <w:rFonts w:hint="eastAsia" w:cs="Times New Roman"/>
          <w:sz w:val="21"/>
          <w:szCs w:val="21"/>
        </w:rPr>
        <w:t>，</w:t>
      </w:r>
      <w:r>
        <w:rPr>
          <w:rFonts w:cs="Times New Roman"/>
          <w:sz w:val="21"/>
          <w:szCs w:val="21"/>
        </w:rPr>
        <w:t>GHAZILLA R A R</w:t>
      </w:r>
      <w:r>
        <w:rPr>
          <w:rFonts w:hint="eastAsia" w:cs="Times New Roman"/>
          <w:sz w:val="21"/>
          <w:szCs w:val="21"/>
        </w:rPr>
        <w:t>，</w:t>
      </w:r>
      <w:r>
        <w:rPr>
          <w:rFonts w:cs="Times New Roman"/>
          <w:sz w:val="21"/>
          <w:szCs w:val="21"/>
        </w:rPr>
        <w:t>KHAIRI N M</w:t>
      </w:r>
      <w:r>
        <w:rPr>
          <w:rFonts w:hint="eastAsia" w:cs="Times New Roman"/>
          <w:sz w:val="21"/>
          <w:szCs w:val="21"/>
        </w:rPr>
        <w:t>，</w:t>
      </w:r>
      <w:r>
        <w:rPr>
          <w:rFonts w:cs="Times New Roman"/>
          <w:sz w:val="21"/>
          <w:szCs w:val="21"/>
        </w:rPr>
        <w:t xml:space="preserve">et al. Reviews on various inertial measurement unit </w:t>
      </w:r>
      <w:r>
        <w:rPr>
          <w:rFonts w:hint="eastAsia" w:cs="Times New Roman"/>
          <w:sz w:val="21"/>
          <w:szCs w:val="21"/>
        </w:rPr>
        <w:t>（IMU）</w:t>
      </w:r>
      <w:r>
        <w:rPr>
          <w:rFonts w:cs="Times New Roman"/>
          <w:sz w:val="21"/>
          <w:szCs w:val="21"/>
        </w:rPr>
        <w:t xml:space="preserve"> sensor applications [J]. International Journal of Signal Processing Systems</w:t>
      </w:r>
      <w:r>
        <w:rPr>
          <w:rFonts w:hint="eastAsia" w:cs="Times New Roman"/>
          <w:sz w:val="21"/>
          <w:szCs w:val="21"/>
        </w:rPr>
        <w:t>，</w:t>
      </w:r>
      <w:r>
        <w:rPr>
          <w:rFonts w:cs="Times New Roman"/>
          <w:sz w:val="21"/>
          <w:szCs w:val="21"/>
        </w:rPr>
        <w:t>2013</w:t>
      </w:r>
      <w:r>
        <w:rPr>
          <w:rFonts w:hint="eastAsia" w:cs="Times New Roman"/>
          <w:sz w:val="21"/>
          <w:szCs w:val="21"/>
        </w:rPr>
        <w:t>，</w:t>
      </w:r>
      <w:r>
        <w:rPr>
          <w:rFonts w:cs="Times New Roman"/>
          <w:sz w:val="21"/>
          <w:szCs w:val="21"/>
        </w:rPr>
        <w:t>1</w:t>
      </w:r>
      <w:r>
        <w:rPr>
          <w:rFonts w:hint="eastAsia" w:cs="Times New Roman"/>
          <w:sz w:val="21"/>
          <w:szCs w:val="21"/>
        </w:rPr>
        <w:t>（2）：</w:t>
      </w:r>
      <w:r>
        <w:rPr>
          <w:rFonts w:cs="Times New Roman"/>
          <w:sz w:val="21"/>
          <w:szCs w:val="21"/>
        </w:rPr>
        <w:t>256-262.</w:t>
      </w:r>
      <w:bookmarkEnd w:id="13"/>
      <w:r>
        <w:commentReference w:id="4"/>
      </w:r>
    </w:p>
    <w:p w14:paraId="23A5D40D">
      <w:pPr>
        <w:numPr>
          <w:ilvl w:val="0"/>
          <w:numId w:val="0"/>
        </w:numPr>
        <w:snapToGrid/>
        <w:spacing w:line="300" w:lineRule="auto"/>
        <w:ind w:left="420" w:leftChars="0" w:hanging="420" w:hangingChars="200"/>
        <w:rPr>
          <w:rFonts w:cs="Times New Roman"/>
          <w:sz w:val="21"/>
          <w:szCs w:val="21"/>
        </w:rPr>
      </w:pPr>
      <w:bookmarkStart w:id="14" w:name="_Ref10053"/>
      <w:r>
        <w:rPr>
          <w:rFonts w:hint="default" w:ascii="Times New Roman" w:hAnsi="Times New Roman" w:cs="Times New Roman" w:eastAsiaTheme="minorEastAsia"/>
          <w:kern w:val="2"/>
          <w:sz w:val="21"/>
          <w:szCs w:val="21"/>
          <w:lang w:val="en-US" w:eastAsia="zh-CN" w:bidi="ar-SA"/>
        </w:rPr>
        <w:t>[16]</w:t>
      </w:r>
      <w:r>
        <w:rPr>
          <w:rFonts w:cs="Times New Roman"/>
          <w:sz w:val="21"/>
          <w:szCs w:val="21"/>
        </w:rPr>
        <w:t>秦永元. 惯性导航 [M]. 2</w:t>
      </w:r>
      <w:r>
        <w:rPr>
          <w:rFonts w:hint="eastAsia" w:cs="Times New Roman"/>
          <w:sz w:val="21"/>
          <w:szCs w:val="21"/>
        </w:rPr>
        <w:t>版.</w:t>
      </w:r>
      <w:r>
        <w:rPr>
          <w:rFonts w:cs="Times New Roman"/>
          <w:sz w:val="21"/>
          <w:szCs w:val="21"/>
        </w:rPr>
        <w:t xml:space="preserve"> </w:t>
      </w:r>
      <w:r>
        <w:rPr>
          <w:rFonts w:hint="eastAsia" w:cs="Times New Roman"/>
          <w:sz w:val="21"/>
          <w:szCs w:val="21"/>
        </w:rPr>
        <w:t>北京</w:t>
      </w:r>
      <w:r>
        <w:rPr>
          <w:rFonts w:cs="Times New Roman"/>
          <w:sz w:val="21"/>
          <w:szCs w:val="21"/>
        </w:rPr>
        <w:t>：科学出版社</w:t>
      </w:r>
      <w:r>
        <w:rPr>
          <w:rFonts w:hint="eastAsia" w:cs="Times New Roman"/>
          <w:sz w:val="21"/>
          <w:szCs w:val="21"/>
        </w:rPr>
        <w:t>，</w:t>
      </w:r>
      <w:r>
        <w:rPr>
          <w:rFonts w:cs="Times New Roman"/>
          <w:sz w:val="21"/>
          <w:szCs w:val="21"/>
        </w:rPr>
        <w:t>2014</w:t>
      </w:r>
      <w:r>
        <w:rPr>
          <w:rFonts w:hint="eastAsia" w:cs="Times New Roman"/>
          <w:sz w:val="21"/>
          <w:szCs w:val="21"/>
        </w:rPr>
        <w:t>.</w:t>
      </w:r>
      <w:bookmarkEnd w:id="14"/>
    </w:p>
    <w:p w14:paraId="2BC4B105">
      <w:pPr>
        <w:numPr>
          <w:ilvl w:val="0"/>
          <w:numId w:val="0"/>
        </w:numPr>
        <w:snapToGrid/>
        <w:spacing w:line="300" w:lineRule="auto"/>
        <w:ind w:left="425" w:leftChars="0" w:hanging="425" w:firstLineChars="0"/>
        <w:rPr>
          <w:rFonts w:cs="Times New Roman"/>
          <w:sz w:val="21"/>
          <w:szCs w:val="21"/>
        </w:rPr>
      </w:pPr>
      <w:bookmarkStart w:id="15" w:name="_Ref10089"/>
      <w:r>
        <w:rPr>
          <w:rFonts w:hint="default" w:ascii="Times New Roman" w:hAnsi="Times New Roman" w:cs="Times New Roman" w:eastAsiaTheme="minorEastAsia"/>
          <w:kern w:val="2"/>
          <w:sz w:val="21"/>
          <w:szCs w:val="21"/>
          <w:lang w:val="en-US" w:eastAsia="zh-CN" w:bidi="ar-SA"/>
        </w:rPr>
        <w:t>[17]</w:t>
      </w:r>
      <w:r>
        <w:rPr>
          <w:rFonts w:cs="Times New Roman"/>
          <w:sz w:val="21"/>
          <w:szCs w:val="21"/>
        </w:rPr>
        <w:t>PANKAJ</w:t>
      </w:r>
      <w:r>
        <w:rPr>
          <w:rFonts w:hint="eastAsia" w:cs="Times New Roman"/>
          <w:sz w:val="21"/>
          <w:szCs w:val="21"/>
        </w:rPr>
        <w:t>，</w:t>
      </w:r>
      <w:r>
        <w:rPr>
          <w:rFonts w:cs="Times New Roman"/>
          <w:sz w:val="21"/>
          <w:szCs w:val="21"/>
        </w:rPr>
        <w:t>KUMAR A</w:t>
      </w:r>
      <w:r>
        <w:rPr>
          <w:rFonts w:hint="eastAsia" w:cs="Times New Roman"/>
          <w:sz w:val="21"/>
          <w:szCs w:val="21"/>
        </w:rPr>
        <w:t>，</w:t>
      </w:r>
      <w:r>
        <w:rPr>
          <w:rFonts w:cs="Times New Roman"/>
          <w:sz w:val="21"/>
          <w:szCs w:val="21"/>
        </w:rPr>
        <w:t>KOMARAGIRI R</w:t>
      </w:r>
      <w:r>
        <w:rPr>
          <w:rFonts w:hint="eastAsia" w:cs="Times New Roman"/>
          <w:sz w:val="21"/>
          <w:szCs w:val="21"/>
        </w:rPr>
        <w:t>，</w:t>
      </w:r>
      <w:r>
        <w:rPr>
          <w:rFonts w:cs="Times New Roman"/>
          <w:sz w:val="21"/>
          <w:szCs w:val="21"/>
        </w:rPr>
        <w:t>et al. A review on computation methods used in photoplethysmography signal analysis for heart rate estimation [J]. Archives of Computational Methods in Engineering</w:t>
      </w:r>
      <w:r>
        <w:rPr>
          <w:rFonts w:hint="eastAsia" w:cs="Times New Roman"/>
          <w:sz w:val="21"/>
          <w:szCs w:val="21"/>
        </w:rPr>
        <w:t>，</w:t>
      </w:r>
      <w:r>
        <w:rPr>
          <w:rFonts w:cs="Times New Roman"/>
          <w:sz w:val="21"/>
          <w:szCs w:val="21"/>
        </w:rPr>
        <w:t>2022</w:t>
      </w:r>
      <w:r>
        <w:rPr>
          <w:rFonts w:hint="eastAsia" w:cs="Times New Roman"/>
          <w:sz w:val="21"/>
          <w:szCs w:val="21"/>
        </w:rPr>
        <w:t xml:space="preserve"> （2</w:t>
      </w:r>
      <w:r>
        <w:rPr>
          <w:rFonts w:cs="Times New Roman"/>
          <w:sz w:val="21"/>
          <w:szCs w:val="21"/>
        </w:rPr>
        <w:t>9</w:t>
      </w:r>
      <w:r>
        <w:rPr>
          <w:rFonts w:hint="eastAsia" w:cs="Times New Roman"/>
          <w:sz w:val="21"/>
          <w:szCs w:val="21"/>
        </w:rPr>
        <w:t>）：</w:t>
      </w:r>
      <w:r>
        <w:rPr>
          <w:rFonts w:cs="Times New Roman"/>
          <w:sz w:val="21"/>
          <w:szCs w:val="21"/>
        </w:rPr>
        <w:t>921-940.</w:t>
      </w:r>
      <w:bookmarkEnd w:id="15"/>
    </w:p>
    <w:p w14:paraId="33C7CC6E">
      <w:pPr>
        <w:numPr>
          <w:ilvl w:val="0"/>
          <w:numId w:val="0"/>
        </w:numPr>
        <w:snapToGrid/>
        <w:spacing w:line="300" w:lineRule="auto"/>
        <w:ind w:left="425" w:leftChars="0" w:hanging="425" w:firstLineChars="0"/>
        <w:rPr>
          <w:rFonts w:cs="Times New Roman"/>
          <w:sz w:val="21"/>
          <w:szCs w:val="21"/>
        </w:rPr>
      </w:pPr>
      <w:bookmarkStart w:id="16" w:name="_Ref10132"/>
      <w:r>
        <w:rPr>
          <w:rFonts w:hint="default" w:ascii="Times New Roman" w:hAnsi="Times New Roman" w:cs="Times New Roman" w:eastAsiaTheme="minorEastAsia"/>
          <w:kern w:val="2"/>
          <w:sz w:val="21"/>
          <w:szCs w:val="21"/>
          <w:lang w:val="en-US" w:eastAsia="zh-CN" w:bidi="ar-SA"/>
        </w:rPr>
        <w:t>[18]</w:t>
      </w:r>
      <w:r>
        <w:rPr>
          <w:rFonts w:cs="Times New Roman"/>
          <w:sz w:val="21"/>
          <w:szCs w:val="21"/>
        </w:rPr>
        <w:t>EL_RAHMAN S A. Biometric human recognition system based on ECG [J]. Multimedia Tools and Applications</w:t>
      </w:r>
      <w:r>
        <w:rPr>
          <w:rFonts w:hint="eastAsia" w:cs="Times New Roman"/>
          <w:sz w:val="21"/>
          <w:szCs w:val="21"/>
        </w:rPr>
        <w:t>，</w:t>
      </w:r>
      <w:r>
        <w:rPr>
          <w:rFonts w:cs="Times New Roman"/>
          <w:sz w:val="21"/>
          <w:szCs w:val="21"/>
        </w:rPr>
        <w:t xml:space="preserve">2019 </w:t>
      </w:r>
      <w:r>
        <w:rPr>
          <w:rFonts w:hint="eastAsia" w:cs="Times New Roman"/>
          <w:sz w:val="21"/>
          <w:szCs w:val="21"/>
        </w:rPr>
        <w:t>（</w:t>
      </w:r>
      <w:r>
        <w:rPr>
          <w:rFonts w:cs="Times New Roman"/>
          <w:sz w:val="21"/>
          <w:szCs w:val="21"/>
        </w:rPr>
        <w:t>78</w:t>
      </w:r>
      <w:r>
        <w:rPr>
          <w:rFonts w:hint="eastAsia" w:cs="Times New Roman"/>
          <w:sz w:val="21"/>
          <w:szCs w:val="21"/>
        </w:rPr>
        <w:t>）</w:t>
      </w:r>
      <w:r>
        <w:rPr>
          <w:rFonts w:cs="Times New Roman"/>
          <w:sz w:val="21"/>
          <w:szCs w:val="21"/>
        </w:rPr>
        <w:t>：17555-17572.</w:t>
      </w:r>
      <w:bookmarkEnd w:id="16"/>
    </w:p>
    <w:p w14:paraId="12FA79F8">
      <w:pPr>
        <w:numPr>
          <w:ilvl w:val="0"/>
          <w:numId w:val="0"/>
        </w:numPr>
        <w:snapToGrid/>
        <w:spacing w:line="300" w:lineRule="auto"/>
        <w:ind w:left="420" w:leftChars="0" w:hanging="420" w:hangingChars="200"/>
        <w:rPr>
          <w:rFonts w:cs="Times New Roman"/>
          <w:sz w:val="21"/>
          <w:szCs w:val="21"/>
        </w:rPr>
      </w:pPr>
      <w:bookmarkStart w:id="17" w:name="_Ref10135"/>
      <w:r>
        <w:rPr>
          <w:rFonts w:hint="default" w:ascii="Times New Roman" w:hAnsi="Times New Roman" w:cs="Times New Roman" w:eastAsiaTheme="minorEastAsia"/>
          <w:kern w:val="2"/>
          <w:sz w:val="21"/>
          <w:szCs w:val="21"/>
          <w:lang w:val="en-US" w:eastAsia="zh-CN" w:bidi="ar-SA"/>
        </w:rPr>
        <w:t>[19]</w:t>
      </w:r>
      <w:r>
        <w:rPr>
          <w:rFonts w:cs="Times New Roman"/>
          <w:sz w:val="21"/>
          <w:szCs w:val="21"/>
        </w:rPr>
        <w:t>ALMANIFI O R A</w:t>
      </w:r>
      <w:r>
        <w:rPr>
          <w:rFonts w:hint="eastAsia" w:cs="Times New Roman"/>
          <w:sz w:val="21"/>
          <w:szCs w:val="21"/>
        </w:rPr>
        <w:t>，</w:t>
      </w:r>
      <w:r>
        <w:rPr>
          <w:rFonts w:cs="Times New Roman"/>
          <w:sz w:val="21"/>
          <w:szCs w:val="21"/>
        </w:rPr>
        <w:t>KHAIRUDDIN I M</w:t>
      </w:r>
      <w:r>
        <w:rPr>
          <w:rFonts w:hint="eastAsia" w:cs="Times New Roman"/>
          <w:sz w:val="21"/>
          <w:szCs w:val="21"/>
        </w:rPr>
        <w:t>，</w:t>
      </w:r>
      <w:r>
        <w:rPr>
          <w:rFonts w:cs="Times New Roman"/>
          <w:sz w:val="21"/>
          <w:szCs w:val="21"/>
        </w:rPr>
        <w:t>RAZMAN M A M</w:t>
      </w:r>
      <w:r>
        <w:rPr>
          <w:rFonts w:hint="eastAsia" w:cs="Times New Roman"/>
          <w:sz w:val="21"/>
          <w:szCs w:val="21"/>
        </w:rPr>
        <w:t>，</w:t>
      </w:r>
      <w:r>
        <w:rPr>
          <w:rFonts w:cs="Times New Roman"/>
          <w:sz w:val="21"/>
          <w:szCs w:val="21"/>
        </w:rPr>
        <w:t>et al. Human activity recognition based on wrist PPG via the ensemble method [J]. ICT Express</w:t>
      </w:r>
      <w:r>
        <w:rPr>
          <w:rFonts w:hint="eastAsia" w:cs="Times New Roman"/>
          <w:sz w:val="21"/>
          <w:szCs w:val="21"/>
        </w:rPr>
        <w:t>，</w:t>
      </w:r>
      <w:r>
        <w:rPr>
          <w:rFonts w:cs="Times New Roman"/>
          <w:sz w:val="21"/>
          <w:szCs w:val="21"/>
        </w:rPr>
        <w:t>2022</w:t>
      </w:r>
      <w:r>
        <w:rPr>
          <w:rFonts w:hint="eastAsia" w:cs="Times New Roman"/>
          <w:sz w:val="21"/>
          <w:szCs w:val="21"/>
        </w:rPr>
        <w:t>，</w:t>
      </w:r>
      <w:r>
        <w:rPr>
          <w:rFonts w:cs="Times New Roman"/>
          <w:sz w:val="21"/>
          <w:szCs w:val="21"/>
        </w:rPr>
        <w:t>8</w:t>
      </w:r>
      <w:r>
        <w:rPr>
          <w:rFonts w:hint="eastAsia" w:cs="Times New Roman"/>
          <w:sz w:val="21"/>
          <w:szCs w:val="21"/>
        </w:rPr>
        <w:t>（4）：</w:t>
      </w:r>
      <w:r>
        <w:rPr>
          <w:rFonts w:cs="Times New Roman"/>
          <w:sz w:val="21"/>
          <w:szCs w:val="21"/>
        </w:rPr>
        <w:t>513-517.</w:t>
      </w:r>
      <w:bookmarkEnd w:id="17"/>
    </w:p>
    <w:p w14:paraId="2E25E90D">
      <w:pPr>
        <w:numPr>
          <w:ilvl w:val="0"/>
          <w:numId w:val="0"/>
        </w:numPr>
        <w:snapToGrid/>
        <w:spacing w:line="300" w:lineRule="auto"/>
        <w:ind w:left="425" w:leftChars="0" w:hanging="425" w:firstLineChars="0"/>
        <w:rPr>
          <w:rFonts w:cs="Times New Roman"/>
          <w:sz w:val="21"/>
          <w:szCs w:val="21"/>
        </w:rPr>
      </w:pPr>
      <w:bookmarkStart w:id="18" w:name="_Ref10181"/>
      <w:r>
        <w:rPr>
          <w:rFonts w:hint="default" w:ascii="Times New Roman" w:hAnsi="Times New Roman" w:cs="Times New Roman" w:eastAsiaTheme="minorEastAsia"/>
          <w:kern w:val="2"/>
          <w:sz w:val="21"/>
          <w:szCs w:val="21"/>
          <w:lang w:val="en-US" w:eastAsia="zh-CN" w:bidi="ar-SA"/>
        </w:rPr>
        <w:t>[20]</w:t>
      </w:r>
      <w:r>
        <w:rPr>
          <w:rFonts w:cs="Times New Roman"/>
          <w:sz w:val="21"/>
          <w:szCs w:val="21"/>
        </w:rPr>
        <w:t>RANI G J</w:t>
      </w:r>
      <w:r>
        <w:rPr>
          <w:rFonts w:hint="eastAsia" w:cs="Times New Roman"/>
          <w:sz w:val="21"/>
          <w:szCs w:val="21"/>
        </w:rPr>
        <w:t>，</w:t>
      </w:r>
      <w:r>
        <w:rPr>
          <w:rFonts w:cs="Times New Roman"/>
          <w:sz w:val="21"/>
          <w:szCs w:val="21"/>
        </w:rPr>
        <w:t>HASHMI M F</w:t>
      </w:r>
      <w:r>
        <w:rPr>
          <w:rFonts w:hint="eastAsia" w:cs="Times New Roman"/>
          <w:sz w:val="21"/>
          <w:szCs w:val="21"/>
        </w:rPr>
        <w:t>，</w:t>
      </w:r>
      <w:r>
        <w:rPr>
          <w:rFonts w:cs="Times New Roman"/>
          <w:sz w:val="21"/>
          <w:szCs w:val="21"/>
        </w:rPr>
        <w:t>GUPTA A. Surface electromyography and artificial intelligence for human activity recognition—a systematic review on methods</w:t>
      </w:r>
      <w:r>
        <w:rPr>
          <w:rFonts w:hint="eastAsia" w:cs="Times New Roman"/>
          <w:sz w:val="21"/>
          <w:szCs w:val="21"/>
        </w:rPr>
        <w:t>，</w:t>
      </w:r>
      <w:r>
        <w:rPr>
          <w:rFonts w:cs="Times New Roman"/>
          <w:sz w:val="21"/>
          <w:szCs w:val="21"/>
        </w:rPr>
        <w:t>emerging trends applications</w:t>
      </w:r>
      <w:r>
        <w:rPr>
          <w:rFonts w:hint="eastAsia" w:cs="Times New Roman"/>
          <w:sz w:val="21"/>
          <w:szCs w:val="21"/>
        </w:rPr>
        <w:t>，</w:t>
      </w:r>
      <w:r>
        <w:rPr>
          <w:rFonts w:cs="Times New Roman"/>
          <w:sz w:val="21"/>
          <w:szCs w:val="21"/>
        </w:rPr>
        <w:t>challenges</w:t>
      </w:r>
      <w:r>
        <w:rPr>
          <w:rFonts w:hint="eastAsia" w:cs="Times New Roman"/>
          <w:sz w:val="21"/>
          <w:szCs w:val="21"/>
        </w:rPr>
        <w:t>，</w:t>
      </w:r>
      <w:r>
        <w:rPr>
          <w:rFonts w:cs="Times New Roman"/>
          <w:sz w:val="21"/>
          <w:szCs w:val="21"/>
        </w:rPr>
        <w:t>and future implementation [J]. IEEE Access</w:t>
      </w:r>
      <w:r>
        <w:rPr>
          <w:rFonts w:hint="eastAsia" w:cs="Times New Roman"/>
          <w:sz w:val="21"/>
          <w:szCs w:val="21"/>
        </w:rPr>
        <w:t>，</w:t>
      </w:r>
      <w:r>
        <w:rPr>
          <w:rFonts w:cs="Times New Roman"/>
          <w:sz w:val="21"/>
          <w:szCs w:val="21"/>
        </w:rPr>
        <w:t xml:space="preserve">2023 </w:t>
      </w:r>
      <w:r>
        <w:rPr>
          <w:rFonts w:hint="eastAsia" w:cs="Times New Roman"/>
          <w:sz w:val="21"/>
          <w:szCs w:val="21"/>
        </w:rPr>
        <w:t>（</w:t>
      </w:r>
      <w:r>
        <w:rPr>
          <w:rFonts w:cs="Times New Roman"/>
          <w:sz w:val="21"/>
          <w:szCs w:val="21"/>
        </w:rPr>
        <w:t>11</w:t>
      </w:r>
      <w:r>
        <w:rPr>
          <w:rFonts w:hint="eastAsia" w:cs="Times New Roman"/>
          <w:sz w:val="21"/>
          <w:szCs w:val="21"/>
        </w:rPr>
        <w:t>）</w:t>
      </w:r>
      <w:r>
        <w:rPr>
          <w:rFonts w:cs="Times New Roman"/>
          <w:sz w:val="21"/>
          <w:szCs w:val="21"/>
        </w:rPr>
        <w:t>：105140-105169</w:t>
      </w:r>
      <w:r>
        <w:rPr>
          <w:rFonts w:hint="eastAsia" w:cs="Times New Roman"/>
          <w:sz w:val="21"/>
          <w:szCs w:val="21"/>
        </w:rPr>
        <w:t>.</w:t>
      </w:r>
      <w:bookmarkEnd w:id="18"/>
    </w:p>
    <w:p w14:paraId="7F6A55E9">
      <w:pPr>
        <w:numPr>
          <w:ilvl w:val="0"/>
          <w:numId w:val="0"/>
        </w:numPr>
        <w:snapToGrid/>
        <w:spacing w:line="300" w:lineRule="auto"/>
        <w:ind w:left="425" w:leftChars="0" w:hanging="425" w:firstLineChars="0"/>
        <w:rPr>
          <w:rFonts w:cs="Times New Roman"/>
          <w:sz w:val="21"/>
          <w:szCs w:val="21"/>
        </w:rPr>
      </w:pPr>
      <w:bookmarkStart w:id="19" w:name="_Ref10227"/>
      <w:r>
        <w:rPr>
          <w:rFonts w:hint="default" w:ascii="Times New Roman" w:hAnsi="Times New Roman" w:cs="Times New Roman" w:eastAsiaTheme="minorEastAsia"/>
          <w:kern w:val="2"/>
          <w:sz w:val="21"/>
          <w:szCs w:val="21"/>
          <w:lang w:val="en-US" w:eastAsia="zh-CN" w:bidi="ar-SA"/>
        </w:rPr>
        <w:t>[21]</w:t>
      </w:r>
      <w:r>
        <w:rPr>
          <w:rFonts w:cs="Times New Roman"/>
          <w:sz w:val="21"/>
          <w:szCs w:val="21"/>
        </w:rPr>
        <w:t xml:space="preserve">IBRAHIM A F T, GANNAPATHY V R, CHONG L W, et al. Analysis of electromyography </w:t>
      </w:r>
      <w:r>
        <w:rPr>
          <w:rFonts w:hint="eastAsia" w:cs="Times New Roman"/>
          <w:sz w:val="21"/>
          <w:szCs w:val="21"/>
        </w:rPr>
        <w:t>（</w:t>
      </w:r>
      <w:r>
        <w:rPr>
          <w:rFonts w:cs="Times New Roman"/>
          <w:sz w:val="21"/>
          <w:szCs w:val="21"/>
        </w:rPr>
        <w:t>EMG</w:t>
      </w:r>
      <w:r>
        <w:rPr>
          <w:rFonts w:hint="eastAsia" w:cs="Times New Roman"/>
          <w:sz w:val="21"/>
          <w:szCs w:val="21"/>
        </w:rPr>
        <w:t>）</w:t>
      </w:r>
      <w:r>
        <w:rPr>
          <w:rFonts w:cs="Times New Roman"/>
          <w:sz w:val="21"/>
          <w:szCs w:val="21"/>
        </w:rPr>
        <w:t xml:space="preserve"> signal for human arm muscle: a review [C]. Advanced Computer and Communication Engineering Technology—Proceedings of ICOCOE 2015</w:t>
      </w:r>
      <w:r>
        <w:rPr>
          <w:rFonts w:hint="eastAsia" w:cs="Times New Roman"/>
          <w:sz w:val="21"/>
          <w:szCs w:val="21"/>
        </w:rPr>
        <w:t>，</w:t>
      </w:r>
      <w:r>
        <w:rPr>
          <w:rFonts w:cs="Times New Roman"/>
          <w:sz w:val="21"/>
          <w:szCs w:val="21"/>
        </w:rPr>
        <w:t>2015.</w:t>
      </w:r>
      <w:bookmarkEnd w:id="19"/>
    </w:p>
    <w:p w14:paraId="2D6EC2B5">
      <w:pPr>
        <w:numPr>
          <w:ilvl w:val="0"/>
          <w:numId w:val="0"/>
        </w:numPr>
        <w:snapToGrid/>
        <w:spacing w:line="300" w:lineRule="auto"/>
        <w:ind w:left="425" w:leftChars="0" w:hanging="425" w:firstLineChars="0"/>
        <w:rPr>
          <w:rFonts w:cs="Times New Roman"/>
          <w:sz w:val="21"/>
          <w:szCs w:val="21"/>
        </w:rPr>
      </w:pPr>
      <w:bookmarkStart w:id="20" w:name="_Ref10259"/>
      <w:r>
        <w:rPr>
          <w:rFonts w:hint="default" w:ascii="Times New Roman" w:hAnsi="Times New Roman" w:cs="Times New Roman" w:eastAsiaTheme="minorEastAsia"/>
          <w:kern w:val="2"/>
          <w:sz w:val="21"/>
          <w:szCs w:val="21"/>
          <w:lang w:val="en-US" w:eastAsia="zh-CN" w:bidi="ar-SA"/>
        </w:rPr>
        <w:t>[22]</w:t>
      </w:r>
      <w:r>
        <w:rPr>
          <w:rFonts w:cs="Times New Roman"/>
          <w:sz w:val="21"/>
          <w:szCs w:val="21"/>
        </w:rPr>
        <w:t>ISLAM M R U</w:t>
      </w:r>
      <w:r>
        <w:rPr>
          <w:rFonts w:hint="eastAsia" w:cs="Times New Roman"/>
          <w:sz w:val="21"/>
          <w:szCs w:val="21"/>
        </w:rPr>
        <w:t>，</w:t>
      </w:r>
      <w:r>
        <w:rPr>
          <w:rFonts w:cs="Times New Roman"/>
          <w:sz w:val="21"/>
          <w:szCs w:val="21"/>
        </w:rPr>
        <w:t>WARIS A</w:t>
      </w:r>
      <w:r>
        <w:rPr>
          <w:rFonts w:hint="eastAsia" w:cs="Times New Roman"/>
          <w:sz w:val="21"/>
          <w:szCs w:val="21"/>
        </w:rPr>
        <w:t>，</w:t>
      </w:r>
      <w:r>
        <w:rPr>
          <w:rFonts w:cs="Times New Roman"/>
          <w:sz w:val="21"/>
          <w:szCs w:val="21"/>
        </w:rPr>
        <w:t>KAMAVUAKO E N</w:t>
      </w:r>
      <w:r>
        <w:rPr>
          <w:rFonts w:hint="eastAsia" w:cs="Times New Roman"/>
          <w:sz w:val="21"/>
          <w:szCs w:val="21"/>
        </w:rPr>
        <w:t>，</w:t>
      </w:r>
      <w:r>
        <w:rPr>
          <w:rFonts w:cs="Times New Roman"/>
          <w:sz w:val="21"/>
          <w:szCs w:val="21"/>
        </w:rPr>
        <w:t>et al. A comparative study of motion detection with FMG and sEMG methods for assistive applications [J]. Journal of Rehabilitation and Assistive Technologies Engineering</w:t>
      </w:r>
      <w:r>
        <w:rPr>
          <w:rFonts w:hint="eastAsia" w:cs="Times New Roman"/>
          <w:sz w:val="21"/>
          <w:szCs w:val="21"/>
        </w:rPr>
        <w:t>，</w:t>
      </w:r>
      <w:r>
        <w:rPr>
          <w:rFonts w:cs="Times New Roman"/>
          <w:sz w:val="21"/>
          <w:szCs w:val="21"/>
        </w:rPr>
        <w:t xml:space="preserve">2020 </w:t>
      </w:r>
      <w:r>
        <w:rPr>
          <w:rFonts w:hint="eastAsia" w:cs="Times New Roman"/>
          <w:sz w:val="21"/>
          <w:szCs w:val="21"/>
        </w:rPr>
        <w:t>（</w:t>
      </w:r>
      <w:r>
        <w:rPr>
          <w:rFonts w:cs="Times New Roman"/>
          <w:sz w:val="21"/>
          <w:szCs w:val="21"/>
        </w:rPr>
        <w:t>7</w:t>
      </w:r>
      <w:r>
        <w:rPr>
          <w:rFonts w:hint="eastAsia" w:cs="Times New Roman"/>
          <w:sz w:val="21"/>
          <w:szCs w:val="21"/>
        </w:rPr>
        <w:t>）</w:t>
      </w:r>
      <w:r>
        <w:rPr>
          <w:rFonts w:cs="Times New Roman"/>
          <w:sz w:val="21"/>
          <w:szCs w:val="21"/>
        </w:rPr>
        <w:t>：2055668320938588.</w:t>
      </w:r>
      <w:bookmarkEnd w:id="20"/>
    </w:p>
    <w:p w14:paraId="24B71029">
      <w:pPr>
        <w:numPr>
          <w:ilvl w:val="0"/>
          <w:numId w:val="0"/>
        </w:numPr>
        <w:snapToGrid/>
        <w:spacing w:line="300" w:lineRule="auto"/>
        <w:ind w:left="425" w:leftChars="0" w:hanging="425" w:firstLineChars="0"/>
        <w:rPr>
          <w:rFonts w:cs="Times New Roman"/>
          <w:sz w:val="21"/>
          <w:szCs w:val="21"/>
        </w:rPr>
      </w:pPr>
      <w:r>
        <w:rPr>
          <w:rFonts w:hint="default" w:ascii="Times New Roman" w:hAnsi="Times New Roman" w:cs="Times New Roman" w:eastAsiaTheme="minorEastAsia"/>
          <w:kern w:val="2"/>
          <w:sz w:val="21"/>
          <w:szCs w:val="21"/>
          <w:lang w:val="en-US" w:eastAsia="zh-CN" w:bidi="ar-SA"/>
        </w:rPr>
        <w:t>[23]</w:t>
      </w:r>
      <w:r>
        <w:rPr>
          <w:rFonts w:hint="eastAsia" w:cs="Times New Roman"/>
          <w:sz w:val="21"/>
          <w:szCs w:val="21"/>
        </w:rPr>
        <w:t>WANG C J，CAI M，HAO Z M，et al. Stretchable，multifunctional epidermal sensor patch for surface electromyography and strain measurements [J]. Advanced Intelligent Systems，2021，3（11）：2100031.</w:t>
      </w:r>
    </w:p>
    <w:p w14:paraId="0D30655C">
      <w:pPr>
        <w:numPr>
          <w:ilvl w:val="0"/>
          <w:numId w:val="0"/>
        </w:numPr>
        <w:snapToGrid/>
        <w:spacing w:line="300" w:lineRule="auto"/>
        <w:ind w:left="425" w:leftChars="0" w:hanging="425" w:firstLineChars="0"/>
        <w:rPr>
          <w:rFonts w:cs="Times New Roman"/>
          <w:sz w:val="21"/>
          <w:szCs w:val="21"/>
        </w:rPr>
      </w:pPr>
      <w:bookmarkStart w:id="21" w:name="_Ref10302"/>
      <w:r>
        <w:rPr>
          <w:rFonts w:hint="default" w:ascii="Times New Roman" w:hAnsi="Times New Roman" w:cs="Times New Roman" w:eastAsiaTheme="minorEastAsia"/>
          <w:kern w:val="2"/>
          <w:sz w:val="21"/>
          <w:szCs w:val="21"/>
          <w:lang w:val="en-US" w:eastAsia="zh-CN" w:bidi="ar-SA"/>
        </w:rPr>
        <w:t>[24]</w:t>
      </w:r>
      <w:r>
        <w:rPr>
          <w:rFonts w:cs="Times New Roman"/>
          <w:sz w:val="21"/>
          <w:szCs w:val="21"/>
        </w:rPr>
        <w:t>CASTILLO C S M, WILSON S, VAIDYANATHAN R, et al. Wearable MMG-plus-one armband</w:t>
      </w:r>
      <w:r>
        <w:rPr>
          <w:rFonts w:hint="eastAsia" w:cs="Times New Roman"/>
          <w:sz w:val="21"/>
          <w:szCs w:val="21"/>
        </w:rPr>
        <w:t>：</w:t>
      </w:r>
      <w:r>
        <w:rPr>
          <w:rFonts w:cs="Times New Roman"/>
          <w:sz w:val="21"/>
          <w:szCs w:val="21"/>
        </w:rPr>
        <w:t xml:space="preserve">evaluation of normal force on mechanomyography </w:t>
      </w:r>
      <w:r>
        <w:rPr>
          <w:rFonts w:hint="eastAsia" w:cs="Times New Roman"/>
          <w:sz w:val="21"/>
          <w:szCs w:val="21"/>
        </w:rPr>
        <w:t>（</w:t>
      </w:r>
      <w:r>
        <w:rPr>
          <w:rFonts w:cs="Times New Roman"/>
          <w:sz w:val="21"/>
          <w:szCs w:val="21"/>
        </w:rPr>
        <w:t>MMG</w:t>
      </w:r>
      <w:r>
        <w:rPr>
          <w:rFonts w:hint="eastAsia" w:cs="Times New Roman"/>
          <w:sz w:val="21"/>
          <w:szCs w:val="21"/>
        </w:rPr>
        <w:t>）</w:t>
      </w:r>
      <w:r>
        <w:rPr>
          <w:rFonts w:cs="Times New Roman"/>
          <w:sz w:val="21"/>
          <w:szCs w:val="21"/>
        </w:rPr>
        <w:t xml:space="preserve"> to enhance human-machine interfacing [J]. IEEE Transactions on Neural Systems and Rehabilitation Engineering</w:t>
      </w:r>
      <w:r>
        <w:rPr>
          <w:rFonts w:hint="eastAsia" w:cs="Times New Roman"/>
          <w:sz w:val="21"/>
          <w:szCs w:val="21"/>
        </w:rPr>
        <w:t>，2021 （</w:t>
      </w:r>
      <w:r>
        <w:rPr>
          <w:rFonts w:cs="Times New Roman"/>
          <w:sz w:val="21"/>
          <w:szCs w:val="21"/>
        </w:rPr>
        <w:t>29</w:t>
      </w:r>
      <w:r>
        <w:rPr>
          <w:rFonts w:hint="eastAsia" w:cs="Times New Roman"/>
          <w:sz w:val="21"/>
          <w:szCs w:val="21"/>
        </w:rPr>
        <w:t>）</w:t>
      </w:r>
      <w:r>
        <w:rPr>
          <w:rFonts w:cs="Times New Roman"/>
          <w:sz w:val="21"/>
          <w:szCs w:val="21"/>
        </w:rPr>
        <w:t>：196-205.</w:t>
      </w:r>
      <w:bookmarkEnd w:id="21"/>
    </w:p>
    <w:p w14:paraId="545BEFFE">
      <w:pPr>
        <w:numPr>
          <w:ilvl w:val="0"/>
          <w:numId w:val="0"/>
        </w:numPr>
        <w:snapToGrid/>
        <w:spacing w:line="300" w:lineRule="auto"/>
        <w:ind w:left="420" w:leftChars="0" w:hanging="420" w:hangingChars="200"/>
        <w:rPr>
          <w:rFonts w:cs="Times New Roman"/>
          <w:sz w:val="21"/>
          <w:szCs w:val="21"/>
        </w:rPr>
      </w:pPr>
      <w:r>
        <w:rPr>
          <w:rFonts w:hint="default" w:ascii="Times New Roman" w:hAnsi="Times New Roman" w:cs="Times New Roman" w:eastAsiaTheme="minorEastAsia"/>
          <w:kern w:val="2"/>
          <w:sz w:val="21"/>
          <w:szCs w:val="21"/>
          <w:lang w:val="en-US" w:eastAsia="zh-CN" w:bidi="ar-SA"/>
        </w:rPr>
        <w:t>[25]</w:t>
      </w:r>
      <w:r>
        <w:rPr>
          <w:rFonts w:cs="Times New Roman"/>
          <w:sz w:val="21"/>
          <w:szCs w:val="21"/>
        </w:rPr>
        <w:t xml:space="preserve">JAMES K, ELDEMIRE-SHEARER D, GOULDBOURNE J, </w:t>
      </w:r>
      <w:r>
        <w:rPr>
          <w:rFonts w:hint="eastAsia" w:cs="Times New Roman"/>
          <w:sz w:val="21"/>
          <w:szCs w:val="21"/>
        </w:rPr>
        <w:t>et al</w:t>
      </w:r>
      <w:r>
        <w:rPr>
          <w:rFonts w:cs="Times New Roman"/>
          <w:sz w:val="21"/>
          <w:szCs w:val="21"/>
        </w:rPr>
        <w:t>. Falls and fall prevention in the elderly: the Jamaican perspective[J]. The West Indian Medical Journal</w:t>
      </w:r>
      <w:r>
        <w:rPr>
          <w:rFonts w:hint="eastAsia" w:cs="Times New Roman"/>
          <w:sz w:val="21"/>
          <w:szCs w:val="21"/>
        </w:rPr>
        <w:t>,</w:t>
      </w:r>
      <w:r>
        <w:rPr>
          <w:rFonts w:cs="Times New Roman"/>
          <w:sz w:val="21"/>
          <w:szCs w:val="21"/>
        </w:rPr>
        <w:t xml:space="preserve"> 2007 </w:t>
      </w:r>
      <w:r>
        <w:rPr>
          <w:rFonts w:hint="eastAsia" w:cs="Times New Roman"/>
          <w:sz w:val="21"/>
          <w:szCs w:val="21"/>
        </w:rPr>
        <w:t>,</w:t>
      </w:r>
      <w:r>
        <w:rPr>
          <w:rFonts w:cs="Times New Roman"/>
          <w:sz w:val="21"/>
          <w:szCs w:val="21"/>
        </w:rPr>
        <w:t>56(6):534-539.</w:t>
      </w:r>
    </w:p>
    <w:p w14:paraId="6612B70B">
      <w:pPr>
        <w:numPr>
          <w:ilvl w:val="0"/>
          <w:numId w:val="0"/>
        </w:numPr>
        <w:snapToGrid/>
        <w:spacing w:line="300" w:lineRule="auto"/>
        <w:ind w:left="425" w:leftChars="0" w:hanging="425" w:firstLineChars="0"/>
        <w:rPr>
          <w:rFonts w:cs="Times New Roman"/>
          <w:sz w:val="21"/>
          <w:szCs w:val="21"/>
        </w:rPr>
      </w:pPr>
      <w:bookmarkStart w:id="22" w:name="_Ref12764"/>
      <w:r>
        <w:rPr>
          <w:rFonts w:hint="default" w:ascii="Times New Roman" w:hAnsi="Times New Roman" w:cs="Times New Roman" w:eastAsiaTheme="minorEastAsia"/>
          <w:kern w:val="2"/>
          <w:sz w:val="21"/>
          <w:szCs w:val="21"/>
          <w:lang w:val="en-US" w:eastAsia="zh-CN" w:bidi="ar-SA"/>
        </w:rPr>
        <w:t>[26]</w:t>
      </w:r>
      <w:r>
        <w:rPr>
          <w:rFonts w:cs="Times New Roman"/>
          <w:sz w:val="21"/>
          <w:szCs w:val="21"/>
        </w:rPr>
        <w:t>PRAKASH C</w:t>
      </w:r>
      <w:r>
        <w:rPr>
          <w:rFonts w:hint="eastAsia" w:cs="Times New Roman"/>
          <w:sz w:val="21"/>
          <w:szCs w:val="21"/>
        </w:rPr>
        <w:t>，</w:t>
      </w:r>
      <w:r>
        <w:rPr>
          <w:rFonts w:cs="Times New Roman"/>
          <w:sz w:val="21"/>
          <w:szCs w:val="21"/>
        </w:rPr>
        <w:t>KUMAR R</w:t>
      </w:r>
      <w:r>
        <w:rPr>
          <w:rFonts w:hint="eastAsia" w:cs="Times New Roman"/>
          <w:sz w:val="21"/>
          <w:szCs w:val="21"/>
        </w:rPr>
        <w:t>，</w:t>
      </w:r>
      <w:r>
        <w:rPr>
          <w:rFonts w:cs="Times New Roman"/>
          <w:sz w:val="21"/>
          <w:szCs w:val="21"/>
        </w:rPr>
        <w:t>MITTAL N. Recent developments in human gait research</w:t>
      </w:r>
      <w:r>
        <w:rPr>
          <w:rFonts w:hint="eastAsia" w:cs="Times New Roman"/>
          <w:sz w:val="21"/>
          <w:szCs w:val="21"/>
        </w:rPr>
        <w:t>：</w:t>
      </w:r>
      <w:r>
        <w:rPr>
          <w:rFonts w:cs="Times New Roman"/>
          <w:sz w:val="21"/>
          <w:szCs w:val="21"/>
        </w:rPr>
        <w:t>parameters</w:t>
      </w:r>
      <w:r>
        <w:rPr>
          <w:rFonts w:hint="eastAsia" w:cs="Times New Roman"/>
          <w:sz w:val="21"/>
          <w:szCs w:val="21"/>
        </w:rPr>
        <w:t>，</w:t>
      </w:r>
      <w:r>
        <w:rPr>
          <w:rFonts w:cs="Times New Roman"/>
          <w:sz w:val="21"/>
          <w:szCs w:val="21"/>
        </w:rPr>
        <w:t>approaches</w:t>
      </w:r>
      <w:r>
        <w:rPr>
          <w:rFonts w:hint="eastAsia" w:cs="Times New Roman"/>
          <w:sz w:val="21"/>
          <w:szCs w:val="21"/>
        </w:rPr>
        <w:t>，</w:t>
      </w:r>
      <w:r>
        <w:rPr>
          <w:rFonts w:cs="Times New Roman"/>
          <w:sz w:val="21"/>
          <w:szCs w:val="21"/>
        </w:rPr>
        <w:t>applications</w:t>
      </w:r>
      <w:r>
        <w:rPr>
          <w:rFonts w:hint="eastAsia" w:cs="Times New Roman"/>
          <w:sz w:val="21"/>
          <w:szCs w:val="21"/>
        </w:rPr>
        <w:t>，</w:t>
      </w:r>
      <w:r>
        <w:rPr>
          <w:rFonts w:cs="Times New Roman"/>
          <w:sz w:val="21"/>
          <w:szCs w:val="21"/>
        </w:rPr>
        <w:t>machine learning techniques</w:t>
      </w:r>
      <w:r>
        <w:rPr>
          <w:rFonts w:hint="eastAsia" w:cs="Times New Roman"/>
          <w:sz w:val="21"/>
          <w:szCs w:val="21"/>
        </w:rPr>
        <w:t>，</w:t>
      </w:r>
      <w:r>
        <w:rPr>
          <w:rFonts w:cs="Times New Roman"/>
          <w:sz w:val="21"/>
          <w:szCs w:val="21"/>
        </w:rPr>
        <w:t>datasets and challenges [J]. Artificial Intelligence Review</w:t>
      </w:r>
      <w:r>
        <w:rPr>
          <w:rFonts w:hint="eastAsia" w:cs="Times New Roman"/>
          <w:sz w:val="21"/>
          <w:szCs w:val="21"/>
        </w:rPr>
        <w:t>，</w:t>
      </w:r>
      <w:r>
        <w:rPr>
          <w:rFonts w:cs="Times New Roman"/>
          <w:sz w:val="21"/>
          <w:szCs w:val="21"/>
        </w:rPr>
        <w:t xml:space="preserve">2018 </w:t>
      </w:r>
      <w:r>
        <w:rPr>
          <w:rFonts w:hint="eastAsia" w:cs="Times New Roman"/>
          <w:sz w:val="21"/>
          <w:szCs w:val="21"/>
        </w:rPr>
        <w:t>（</w:t>
      </w:r>
      <w:r>
        <w:rPr>
          <w:rFonts w:cs="Times New Roman"/>
          <w:sz w:val="21"/>
          <w:szCs w:val="21"/>
        </w:rPr>
        <w:t>49</w:t>
      </w:r>
      <w:r>
        <w:rPr>
          <w:rFonts w:hint="eastAsia" w:cs="Times New Roman"/>
          <w:sz w:val="21"/>
          <w:szCs w:val="21"/>
        </w:rPr>
        <w:t>）</w:t>
      </w:r>
      <w:r>
        <w:rPr>
          <w:rFonts w:cs="Times New Roman"/>
          <w:sz w:val="21"/>
          <w:szCs w:val="21"/>
        </w:rPr>
        <w:t>：1-40.</w:t>
      </w:r>
      <w:bookmarkEnd w:id="22"/>
    </w:p>
    <w:p w14:paraId="1584F081">
      <w:pPr>
        <w:numPr>
          <w:ilvl w:val="0"/>
          <w:numId w:val="0"/>
        </w:numPr>
        <w:snapToGrid/>
        <w:spacing w:line="300" w:lineRule="auto"/>
        <w:ind w:left="425" w:leftChars="0" w:hanging="425" w:firstLineChars="0"/>
        <w:rPr>
          <w:rFonts w:cs="Times New Roman"/>
          <w:sz w:val="21"/>
          <w:szCs w:val="21"/>
        </w:rPr>
      </w:pPr>
      <w:bookmarkStart w:id="23" w:name="_Ref12839"/>
      <w:r>
        <w:rPr>
          <w:rFonts w:hint="default" w:ascii="Times New Roman" w:hAnsi="Times New Roman" w:cs="Times New Roman" w:eastAsiaTheme="minorEastAsia"/>
          <w:kern w:val="2"/>
          <w:sz w:val="21"/>
          <w:szCs w:val="21"/>
          <w:lang w:val="en-US" w:eastAsia="zh-CN" w:bidi="ar-SA"/>
        </w:rPr>
        <w:t>[27]</w:t>
      </w:r>
      <w:r>
        <w:rPr>
          <w:rFonts w:cs="Times New Roman"/>
          <w:sz w:val="21"/>
          <w:szCs w:val="21"/>
        </w:rPr>
        <w:t>NI J Y</w:t>
      </w:r>
      <w:r>
        <w:rPr>
          <w:rFonts w:hint="eastAsia" w:cs="Times New Roman"/>
          <w:sz w:val="21"/>
          <w:szCs w:val="21"/>
        </w:rPr>
        <w:t>，</w:t>
      </w:r>
      <w:r>
        <w:rPr>
          <w:rFonts w:cs="Times New Roman"/>
          <w:sz w:val="21"/>
          <w:szCs w:val="21"/>
        </w:rPr>
        <w:t>TANG H</w:t>
      </w:r>
      <w:r>
        <w:rPr>
          <w:rFonts w:hint="eastAsia" w:cs="Times New Roman"/>
          <w:sz w:val="21"/>
          <w:szCs w:val="21"/>
        </w:rPr>
        <w:t>，</w:t>
      </w:r>
      <w:r>
        <w:rPr>
          <w:rFonts w:cs="Times New Roman"/>
          <w:sz w:val="21"/>
          <w:szCs w:val="21"/>
        </w:rPr>
        <w:t>HAQUE S T</w:t>
      </w:r>
      <w:r>
        <w:rPr>
          <w:rFonts w:hint="eastAsia" w:cs="Times New Roman"/>
          <w:sz w:val="21"/>
          <w:szCs w:val="21"/>
        </w:rPr>
        <w:t>，</w:t>
      </w:r>
      <w:r>
        <w:rPr>
          <w:rFonts w:cs="Times New Roman"/>
          <w:sz w:val="21"/>
          <w:szCs w:val="21"/>
        </w:rPr>
        <w:t>et al. A survey on multimodal wearable sensor-based human action recognition [J]. arXiv</w:t>
      </w:r>
      <w:r>
        <w:rPr>
          <w:rFonts w:hint="eastAsia" w:cs="Times New Roman"/>
          <w:sz w:val="21"/>
          <w:szCs w:val="21"/>
        </w:rPr>
        <w:t>，2024 （4）：</w:t>
      </w:r>
      <w:r>
        <w:rPr>
          <w:rFonts w:cs="Times New Roman"/>
          <w:sz w:val="21"/>
          <w:szCs w:val="21"/>
        </w:rPr>
        <w:t>2404.15349.</w:t>
      </w:r>
      <w:bookmarkEnd w:id="23"/>
    </w:p>
    <w:p w14:paraId="280B34BF">
      <w:pPr>
        <w:numPr>
          <w:ilvl w:val="0"/>
          <w:numId w:val="0"/>
        </w:numPr>
        <w:snapToGrid/>
        <w:spacing w:line="300" w:lineRule="auto"/>
        <w:ind w:left="425" w:leftChars="0" w:hanging="425" w:firstLineChars="0"/>
        <w:rPr>
          <w:rFonts w:cs="Times New Roman"/>
          <w:sz w:val="21"/>
          <w:szCs w:val="21"/>
        </w:rPr>
      </w:pPr>
      <w:bookmarkStart w:id="24" w:name="_Ref12934"/>
      <w:r>
        <w:rPr>
          <w:rFonts w:hint="default" w:ascii="Times New Roman" w:hAnsi="Times New Roman" w:cs="Times New Roman" w:eastAsiaTheme="minorEastAsia"/>
          <w:kern w:val="2"/>
          <w:sz w:val="21"/>
          <w:szCs w:val="21"/>
          <w:lang w:val="en-US" w:eastAsia="zh-CN" w:bidi="ar-SA"/>
        </w:rPr>
        <w:t>[28]</w:t>
      </w:r>
      <w:r>
        <w:rPr>
          <w:rFonts w:cs="Times New Roman"/>
          <w:sz w:val="21"/>
          <w:szCs w:val="21"/>
        </w:rPr>
        <w:t>CHANG W N</w:t>
      </w:r>
      <w:r>
        <w:rPr>
          <w:rFonts w:hint="eastAsia" w:cs="Times New Roman"/>
          <w:sz w:val="21"/>
          <w:szCs w:val="21"/>
        </w:rPr>
        <w:t>，</w:t>
      </w:r>
      <w:r>
        <w:rPr>
          <w:rFonts w:cs="Times New Roman"/>
          <w:sz w:val="21"/>
          <w:szCs w:val="21"/>
        </w:rPr>
        <w:t>DAI L L</w:t>
      </w:r>
      <w:r>
        <w:rPr>
          <w:rFonts w:hint="eastAsia" w:cs="Times New Roman"/>
          <w:sz w:val="21"/>
          <w:szCs w:val="21"/>
        </w:rPr>
        <w:t>，</w:t>
      </w:r>
      <w:r>
        <w:rPr>
          <w:rFonts w:cs="Times New Roman"/>
          <w:sz w:val="21"/>
          <w:szCs w:val="21"/>
        </w:rPr>
        <w:t>SHENG S L</w:t>
      </w:r>
      <w:r>
        <w:rPr>
          <w:rFonts w:hint="eastAsia" w:cs="Times New Roman"/>
          <w:sz w:val="21"/>
          <w:szCs w:val="21"/>
        </w:rPr>
        <w:t>，</w:t>
      </w:r>
      <w:r>
        <w:rPr>
          <w:rFonts w:cs="Times New Roman"/>
          <w:sz w:val="21"/>
          <w:szCs w:val="21"/>
        </w:rPr>
        <w:t xml:space="preserve">et al. A hierarchical hand motions recognition method based on IMU and sEMG sensors [C]. 2015 IEEE International Conference on Robotics and Biomimetics </w:t>
      </w:r>
      <w:r>
        <w:rPr>
          <w:rFonts w:hint="eastAsia" w:cs="Times New Roman"/>
          <w:sz w:val="21"/>
          <w:szCs w:val="21"/>
        </w:rPr>
        <w:t>（</w:t>
      </w:r>
      <w:r>
        <w:rPr>
          <w:rFonts w:cs="Times New Roman"/>
          <w:sz w:val="21"/>
          <w:szCs w:val="21"/>
        </w:rPr>
        <w:t>ROBIO</w:t>
      </w:r>
      <w:r>
        <w:rPr>
          <w:rFonts w:hint="eastAsia" w:cs="Times New Roman"/>
          <w:sz w:val="21"/>
          <w:szCs w:val="21"/>
        </w:rPr>
        <w:t>），</w:t>
      </w:r>
      <w:r>
        <w:rPr>
          <w:rFonts w:cs="Times New Roman"/>
          <w:sz w:val="21"/>
          <w:szCs w:val="21"/>
        </w:rPr>
        <w:t>2015.</w:t>
      </w:r>
      <w:bookmarkEnd w:id="24"/>
    </w:p>
    <w:p w14:paraId="50F3397C">
      <w:pPr>
        <w:numPr>
          <w:ilvl w:val="0"/>
          <w:numId w:val="0"/>
        </w:numPr>
        <w:snapToGrid/>
        <w:spacing w:line="300" w:lineRule="auto"/>
        <w:ind w:left="425" w:leftChars="0" w:hanging="425" w:firstLineChars="0"/>
        <w:rPr>
          <w:rFonts w:cs="Times New Roman"/>
          <w:sz w:val="21"/>
          <w:szCs w:val="21"/>
        </w:rPr>
      </w:pPr>
      <w:bookmarkStart w:id="25" w:name="_Ref12979"/>
      <w:r>
        <w:rPr>
          <w:rFonts w:hint="default" w:ascii="Times New Roman" w:hAnsi="Times New Roman" w:cs="Times New Roman" w:eastAsiaTheme="minorEastAsia"/>
          <w:kern w:val="2"/>
          <w:sz w:val="21"/>
          <w:szCs w:val="21"/>
          <w:lang w:val="en-US" w:eastAsia="zh-CN" w:bidi="ar-SA"/>
        </w:rPr>
        <w:t>[29]</w:t>
      </w:r>
      <w:r>
        <w:rPr>
          <w:rFonts w:cs="Times New Roman"/>
          <w:sz w:val="21"/>
          <w:szCs w:val="21"/>
        </w:rPr>
        <w:t>JIANG S, GAO Q H, LIU H Y, et al. A novel, co-located EMG-FMG-sensing wearable armband for hand gesture recognition [J]. Sensors and Actuators A</w:t>
      </w:r>
      <w:r>
        <w:rPr>
          <w:rFonts w:hint="eastAsia" w:cs="Times New Roman"/>
          <w:sz w:val="21"/>
          <w:szCs w:val="21"/>
        </w:rPr>
        <w:t>：</w:t>
      </w:r>
      <w:r>
        <w:rPr>
          <w:rFonts w:cs="Times New Roman"/>
          <w:sz w:val="21"/>
          <w:szCs w:val="21"/>
        </w:rPr>
        <w:t>Physical</w:t>
      </w:r>
      <w:r>
        <w:rPr>
          <w:rFonts w:hint="eastAsia" w:cs="Times New Roman"/>
          <w:sz w:val="21"/>
          <w:szCs w:val="21"/>
        </w:rPr>
        <w:t>，</w:t>
      </w:r>
      <w:r>
        <w:rPr>
          <w:rFonts w:cs="Times New Roman"/>
          <w:sz w:val="21"/>
          <w:szCs w:val="21"/>
        </w:rPr>
        <w:t xml:space="preserve">2020 </w:t>
      </w:r>
      <w:r>
        <w:rPr>
          <w:rFonts w:hint="eastAsia" w:cs="Times New Roman"/>
          <w:sz w:val="21"/>
          <w:szCs w:val="21"/>
        </w:rPr>
        <w:t>（</w:t>
      </w:r>
      <w:r>
        <w:rPr>
          <w:rFonts w:cs="Times New Roman"/>
          <w:sz w:val="21"/>
          <w:szCs w:val="21"/>
        </w:rPr>
        <w:t>301</w:t>
      </w:r>
      <w:r>
        <w:rPr>
          <w:rFonts w:hint="eastAsia" w:cs="Times New Roman"/>
          <w:sz w:val="21"/>
          <w:szCs w:val="21"/>
        </w:rPr>
        <w:t>）</w:t>
      </w:r>
      <w:r>
        <w:rPr>
          <w:rFonts w:cs="Times New Roman"/>
          <w:sz w:val="21"/>
          <w:szCs w:val="21"/>
        </w:rPr>
        <w:t>：111738.</w:t>
      </w:r>
      <w:bookmarkEnd w:id="25"/>
    </w:p>
    <w:p w14:paraId="1DF1296F">
      <w:pPr>
        <w:numPr>
          <w:ilvl w:val="0"/>
          <w:numId w:val="0"/>
        </w:numPr>
        <w:snapToGrid/>
        <w:spacing w:line="300" w:lineRule="auto"/>
        <w:ind w:left="425" w:leftChars="0" w:hanging="425" w:firstLineChars="0"/>
        <w:rPr>
          <w:rFonts w:cs="Times New Roman"/>
          <w:sz w:val="21"/>
          <w:szCs w:val="21"/>
        </w:rPr>
      </w:pPr>
      <w:bookmarkStart w:id="26" w:name="_Ref13012"/>
      <w:r>
        <w:rPr>
          <w:rFonts w:hint="default" w:ascii="Times New Roman" w:hAnsi="Times New Roman" w:cs="Times New Roman" w:eastAsiaTheme="minorEastAsia"/>
          <w:kern w:val="2"/>
          <w:sz w:val="21"/>
          <w:szCs w:val="21"/>
          <w:lang w:val="en-US" w:eastAsia="zh-CN" w:bidi="ar-SA"/>
        </w:rPr>
        <w:t>[30]</w:t>
      </w:r>
      <w:r>
        <w:rPr>
          <w:rFonts w:cs="Times New Roman"/>
          <w:sz w:val="21"/>
          <w:szCs w:val="21"/>
        </w:rPr>
        <w:t>WANG H</w:t>
      </w:r>
      <w:r>
        <w:rPr>
          <w:rFonts w:hint="eastAsia" w:cs="Times New Roman"/>
          <w:sz w:val="21"/>
          <w:szCs w:val="21"/>
        </w:rPr>
        <w:t>，</w:t>
      </w:r>
      <w:r>
        <w:rPr>
          <w:rFonts w:cs="Times New Roman"/>
          <w:sz w:val="21"/>
          <w:szCs w:val="21"/>
        </w:rPr>
        <w:t>KANG P Q</w:t>
      </w:r>
      <w:r>
        <w:rPr>
          <w:rFonts w:hint="eastAsia" w:cs="Times New Roman"/>
          <w:sz w:val="21"/>
          <w:szCs w:val="21"/>
        </w:rPr>
        <w:t>，</w:t>
      </w:r>
      <w:r>
        <w:rPr>
          <w:rFonts w:cs="Times New Roman"/>
          <w:sz w:val="21"/>
          <w:szCs w:val="21"/>
        </w:rPr>
        <w:t>GAO Q H，et al. A novel PPG-FMG-ACC wristband for hand gesture recognition [J]. IEEE Journal of Biomedical and Health Informatics</w:t>
      </w:r>
      <w:r>
        <w:rPr>
          <w:rFonts w:hint="eastAsia" w:cs="Times New Roman"/>
          <w:sz w:val="21"/>
          <w:szCs w:val="21"/>
        </w:rPr>
        <w:t>，</w:t>
      </w:r>
      <w:r>
        <w:rPr>
          <w:rFonts w:cs="Times New Roman"/>
          <w:sz w:val="21"/>
          <w:szCs w:val="21"/>
        </w:rPr>
        <w:t>2022</w:t>
      </w:r>
      <w:r>
        <w:rPr>
          <w:rFonts w:hint="eastAsia" w:cs="Times New Roman"/>
          <w:sz w:val="21"/>
          <w:szCs w:val="21"/>
        </w:rPr>
        <w:t>，</w:t>
      </w:r>
      <w:r>
        <w:rPr>
          <w:rFonts w:cs="Times New Roman"/>
          <w:sz w:val="21"/>
          <w:szCs w:val="21"/>
        </w:rPr>
        <w:t>26</w:t>
      </w:r>
      <w:r>
        <w:rPr>
          <w:rFonts w:hint="eastAsia" w:cs="Times New Roman"/>
          <w:sz w:val="21"/>
          <w:szCs w:val="21"/>
        </w:rPr>
        <w:t>（10）：</w:t>
      </w:r>
      <w:r>
        <w:rPr>
          <w:rFonts w:cs="Times New Roman"/>
          <w:sz w:val="21"/>
          <w:szCs w:val="21"/>
        </w:rPr>
        <w:t>5097-5108.</w:t>
      </w:r>
      <w:bookmarkEnd w:id="26"/>
    </w:p>
    <w:p w14:paraId="47CF4391">
      <w:pPr>
        <w:numPr>
          <w:ilvl w:val="0"/>
          <w:numId w:val="0"/>
        </w:numPr>
        <w:snapToGrid/>
        <w:spacing w:line="300" w:lineRule="auto"/>
        <w:ind w:left="420" w:leftChars="0" w:hanging="420" w:hangingChars="200"/>
        <w:rPr>
          <w:rFonts w:cs="Times New Roman"/>
          <w:sz w:val="21"/>
          <w:szCs w:val="21"/>
        </w:rPr>
      </w:pPr>
      <w:bookmarkStart w:id="27" w:name="_Ref13045"/>
      <w:r>
        <w:rPr>
          <w:rFonts w:hint="default" w:ascii="Times New Roman" w:hAnsi="Times New Roman" w:cs="Times New Roman" w:eastAsiaTheme="minorEastAsia"/>
          <w:kern w:val="2"/>
          <w:sz w:val="21"/>
          <w:szCs w:val="21"/>
          <w:lang w:val="en-US" w:eastAsia="zh-CN" w:bidi="ar-SA"/>
        </w:rPr>
        <w:t>[31]</w:t>
      </w:r>
      <w:r>
        <w:rPr>
          <w:rFonts w:cs="Times New Roman"/>
          <w:sz w:val="21"/>
          <w:szCs w:val="21"/>
        </w:rPr>
        <w:t>XIA W</w:t>
      </w:r>
      <w:r>
        <w:rPr>
          <w:rFonts w:hint="eastAsia" w:cs="Times New Roman"/>
          <w:sz w:val="21"/>
          <w:szCs w:val="21"/>
        </w:rPr>
        <w:t>，</w:t>
      </w:r>
      <w:r>
        <w:rPr>
          <w:rFonts w:cs="Times New Roman"/>
          <w:sz w:val="21"/>
          <w:szCs w:val="21"/>
        </w:rPr>
        <w:t>ZHOU Y</w:t>
      </w:r>
      <w:r>
        <w:rPr>
          <w:rFonts w:hint="eastAsia" w:cs="Times New Roman"/>
          <w:sz w:val="21"/>
          <w:szCs w:val="21"/>
        </w:rPr>
        <w:t>，</w:t>
      </w:r>
      <w:r>
        <w:rPr>
          <w:rFonts w:cs="Times New Roman"/>
          <w:sz w:val="21"/>
          <w:szCs w:val="21"/>
        </w:rPr>
        <w:t>YANG X C</w:t>
      </w:r>
      <w:r>
        <w:rPr>
          <w:rFonts w:hint="eastAsia" w:cs="Times New Roman"/>
          <w:sz w:val="21"/>
          <w:szCs w:val="21"/>
        </w:rPr>
        <w:t>，</w:t>
      </w:r>
      <w:r>
        <w:rPr>
          <w:rFonts w:cs="Times New Roman"/>
          <w:sz w:val="21"/>
          <w:szCs w:val="21"/>
        </w:rPr>
        <w:t>et al. Toward portable hybrid surface electromyography/a-mode ultrasound sensing for human–machine interface [J]. IEEE Sensors Journal</w:t>
      </w:r>
      <w:r>
        <w:rPr>
          <w:rFonts w:hint="eastAsia" w:cs="Times New Roman"/>
          <w:sz w:val="21"/>
          <w:szCs w:val="21"/>
        </w:rPr>
        <w:t>，</w:t>
      </w:r>
      <w:r>
        <w:rPr>
          <w:rFonts w:cs="Times New Roman"/>
          <w:sz w:val="21"/>
          <w:szCs w:val="21"/>
        </w:rPr>
        <w:t>2019</w:t>
      </w:r>
      <w:r>
        <w:rPr>
          <w:rFonts w:hint="eastAsia" w:cs="Times New Roman"/>
          <w:sz w:val="21"/>
          <w:szCs w:val="21"/>
        </w:rPr>
        <w:t>，</w:t>
      </w:r>
      <w:r>
        <w:rPr>
          <w:rFonts w:cs="Times New Roman"/>
          <w:sz w:val="21"/>
          <w:szCs w:val="21"/>
        </w:rPr>
        <w:t>19</w:t>
      </w:r>
      <w:r>
        <w:rPr>
          <w:rFonts w:hint="eastAsia" w:cs="Times New Roman"/>
          <w:sz w:val="21"/>
          <w:szCs w:val="21"/>
        </w:rPr>
        <w:t>（13）：</w:t>
      </w:r>
      <w:r>
        <w:rPr>
          <w:rFonts w:cs="Times New Roman"/>
          <w:sz w:val="21"/>
          <w:szCs w:val="21"/>
        </w:rPr>
        <w:t>5219-5228.</w:t>
      </w:r>
      <w:bookmarkEnd w:id="27"/>
    </w:p>
    <w:p w14:paraId="755FED03">
      <w:pPr>
        <w:numPr>
          <w:ilvl w:val="0"/>
          <w:numId w:val="0"/>
        </w:numPr>
        <w:snapToGrid/>
        <w:spacing w:line="300" w:lineRule="auto"/>
        <w:ind w:left="425" w:leftChars="0" w:hanging="425" w:firstLineChars="0"/>
        <w:rPr>
          <w:rFonts w:cs="Times New Roman"/>
          <w:sz w:val="21"/>
          <w:szCs w:val="21"/>
        </w:rPr>
      </w:pPr>
      <w:bookmarkStart w:id="28" w:name="_Ref13084"/>
      <w:r>
        <w:rPr>
          <w:rFonts w:hint="default" w:ascii="Times New Roman" w:hAnsi="Times New Roman" w:cs="Times New Roman" w:eastAsiaTheme="minorEastAsia"/>
          <w:kern w:val="2"/>
          <w:sz w:val="21"/>
          <w:szCs w:val="21"/>
          <w:lang w:val="en-US" w:eastAsia="zh-CN" w:bidi="ar-SA"/>
        </w:rPr>
        <w:t>[32]</w:t>
      </w:r>
      <w:r>
        <w:rPr>
          <w:rFonts w:cs="Times New Roman"/>
          <w:sz w:val="21"/>
          <w:szCs w:val="21"/>
        </w:rPr>
        <w:t>DIN I U</w:t>
      </w:r>
      <w:r>
        <w:rPr>
          <w:rFonts w:hint="eastAsia" w:cs="Times New Roman"/>
          <w:sz w:val="21"/>
          <w:szCs w:val="21"/>
        </w:rPr>
        <w:t>，</w:t>
      </w:r>
      <w:r>
        <w:rPr>
          <w:rFonts w:cs="Times New Roman"/>
          <w:sz w:val="21"/>
          <w:szCs w:val="21"/>
        </w:rPr>
        <w:t>GUIZANI M</w:t>
      </w:r>
      <w:r>
        <w:rPr>
          <w:rFonts w:hint="eastAsia" w:cs="Times New Roman"/>
          <w:sz w:val="21"/>
          <w:szCs w:val="21"/>
        </w:rPr>
        <w:t>，</w:t>
      </w:r>
      <w:r>
        <w:rPr>
          <w:rFonts w:cs="Times New Roman"/>
          <w:sz w:val="21"/>
          <w:szCs w:val="21"/>
        </w:rPr>
        <w:t>HASSAN S</w:t>
      </w:r>
      <w:r>
        <w:rPr>
          <w:rFonts w:hint="eastAsia" w:cs="Times New Roman"/>
          <w:sz w:val="21"/>
          <w:szCs w:val="21"/>
        </w:rPr>
        <w:t>，</w:t>
      </w:r>
      <w:r>
        <w:rPr>
          <w:rFonts w:cs="Times New Roman"/>
          <w:sz w:val="21"/>
          <w:szCs w:val="21"/>
        </w:rPr>
        <w:t>et al. The internet of things: a review of enabled technologies and future challenges [J]. IEEE Access</w:t>
      </w:r>
      <w:r>
        <w:rPr>
          <w:rFonts w:hint="eastAsia" w:cs="Times New Roman"/>
          <w:sz w:val="21"/>
          <w:szCs w:val="21"/>
        </w:rPr>
        <w:t>，2019 （</w:t>
      </w:r>
      <w:r>
        <w:rPr>
          <w:rFonts w:cs="Times New Roman"/>
          <w:sz w:val="21"/>
          <w:szCs w:val="21"/>
        </w:rPr>
        <w:t>7</w:t>
      </w:r>
      <w:r>
        <w:rPr>
          <w:rFonts w:hint="eastAsia" w:cs="Times New Roman"/>
          <w:sz w:val="21"/>
          <w:szCs w:val="21"/>
        </w:rPr>
        <w:t>）</w:t>
      </w:r>
      <w:r>
        <w:rPr>
          <w:rFonts w:cs="Times New Roman"/>
          <w:sz w:val="21"/>
          <w:szCs w:val="21"/>
        </w:rPr>
        <w:t>：7606-7640</w:t>
      </w:r>
      <w:r>
        <w:rPr>
          <w:rFonts w:hint="eastAsia" w:cs="Times New Roman"/>
          <w:sz w:val="21"/>
          <w:szCs w:val="21"/>
        </w:rPr>
        <w:t>.</w:t>
      </w:r>
      <w:bookmarkEnd w:id="28"/>
    </w:p>
    <w:p w14:paraId="7C147609">
      <w:pPr>
        <w:numPr>
          <w:ilvl w:val="0"/>
          <w:numId w:val="0"/>
        </w:numPr>
        <w:snapToGrid/>
        <w:spacing w:line="300" w:lineRule="auto"/>
        <w:ind w:left="425" w:leftChars="0" w:hanging="425" w:firstLineChars="0"/>
        <w:rPr>
          <w:rFonts w:cs="Times New Roman"/>
          <w:sz w:val="21"/>
          <w:szCs w:val="21"/>
        </w:rPr>
      </w:pPr>
      <w:bookmarkStart w:id="29" w:name="_Ref13130"/>
      <w:r>
        <w:rPr>
          <w:rFonts w:hint="default" w:ascii="Times New Roman" w:hAnsi="Times New Roman" w:cs="Times New Roman" w:eastAsiaTheme="minorEastAsia"/>
          <w:kern w:val="2"/>
          <w:sz w:val="21"/>
          <w:szCs w:val="21"/>
          <w:lang w:val="en-US" w:eastAsia="zh-CN" w:bidi="ar-SA"/>
        </w:rPr>
        <w:t>[33]</w:t>
      </w:r>
      <w:r>
        <w:rPr>
          <w:rFonts w:cs="Times New Roman"/>
          <w:sz w:val="21"/>
          <w:szCs w:val="21"/>
        </w:rPr>
        <w:t>ROGGEN D</w:t>
      </w:r>
      <w:r>
        <w:rPr>
          <w:rFonts w:hint="eastAsia" w:cs="Times New Roman"/>
          <w:sz w:val="21"/>
          <w:szCs w:val="21"/>
        </w:rPr>
        <w:t>，</w:t>
      </w:r>
      <w:r>
        <w:rPr>
          <w:rFonts w:cs="Times New Roman"/>
          <w:sz w:val="21"/>
          <w:szCs w:val="21"/>
        </w:rPr>
        <w:t>CALATRONI A</w:t>
      </w:r>
      <w:r>
        <w:rPr>
          <w:rFonts w:hint="eastAsia" w:cs="Times New Roman"/>
          <w:sz w:val="21"/>
          <w:szCs w:val="21"/>
        </w:rPr>
        <w:t>，</w:t>
      </w:r>
      <w:r>
        <w:rPr>
          <w:rFonts w:cs="Times New Roman"/>
          <w:sz w:val="21"/>
          <w:szCs w:val="21"/>
        </w:rPr>
        <w:t>ROSSI M</w:t>
      </w:r>
      <w:r>
        <w:rPr>
          <w:rFonts w:hint="eastAsia" w:cs="Times New Roman"/>
          <w:sz w:val="21"/>
          <w:szCs w:val="21"/>
        </w:rPr>
        <w:t>，</w:t>
      </w:r>
      <w:r>
        <w:rPr>
          <w:rFonts w:cs="Times New Roman"/>
          <w:sz w:val="21"/>
          <w:szCs w:val="21"/>
        </w:rPr>
        <w:t xml:space="preserve">et al. Collecting complex activity datasets in highly rich networked sensor environments [C]. 2010 Seventh International Conference on Networked Sensing Systems </w:t>
      </w:r>
      <w:r>
        <w:rPr>
          <w:rFonts w:hint="eastAsia" w:cs="Times New Roman"/>
          <w:sz w:val="21"/>
          <w:szCs w:val="21"/>
        </w:rPr>
        <w:t>（</w:t>
      </w:r>
      <w:r>
        <w:rPr>
          <w:rFonts w:cs="Times New Roman"/>
          <w:sz w:val="21"/>
          <w:szCs w:val="21"/>
        </w:rPr>
        <w:t>INSS</w:t>
      </w:r>
      <w:r>
        <w:rPr>
          <w:rFonts w:hint="eastAsia" w:cs="Times New Roman"/>
          <w:sz w:val="21"/>
          <w:szCs w:val="21"/>
        </w:rPr>
        <w:t>），</w:t>
      </w:r>
      <w:r>
        <w:rPr>
          <w:rFonts w:cs="Times New Roman"/>
          <w:sz w:val="21"/>
          <w:szCs w:val="21"/>
        </w:rPr>
        <w:t>2010.</w:t>
      </w:r>
      <w:bookmarkEnd w:id="29"/>
    </w:p>
    <w:p w14:paraId="3801317A">
      <w:pPr>
        <w:numPr>
          <w:ilvl w:val="0"/>
          <w:numId w:val="0"/>
        </w:numPr>
        <w:snapToGrid/>
        <w:spacing w:line="300" w:lineRule="auto"/>
        <w:ind w:left="425" w:leftChars="0" w:hanging="425" w:firstLineChars="0"/>
        <w:rPr>
          <w:rFonts w:cs="Times New Roman"/>
          <w:sz w:val="21"/>
          <w:szCs w:val="21"/>
        </w:rPr>
      </w:pPr>
      <w:bookmarkStart w:id="30" w:name="_Ref13156"/>
      <w:r>
        <w:rPr>
          <w:rFonts w:hint="default" w:ascii="Times New Roman" w:hAnsi="Times New Roman" w:cs="Times New Roman" w:eastAsiaTheme="minorEastAsia"/>
          <w:kern w:val="2"/>
          <w:sz w:val="21"/>
          <w:szCs w:val="21"/>
          <w:lang w:val="en-US" w:eastAsia="zh-CN" w:bidi="ar-SA"/>
        </w:rPr>
        <w:t>[34]</w:t>
      </w:r>
      <w:r>
        <w:rPr>
          <w:rFonts w:cs="Times New Roman"/>
          <w:sz w:val="21"/>
          <w:szCs w:val="21"/>
        </w:rPr>
        <w:t>ZAPPI P</w:t>
      </w:r>
      <w:r>
        <w:rPr>
          <w:rFonts w:hint="eastAsia" w:cs="Times New Roman"/>
          <w:sz w:val="21"/>
          <w:szCs w:val="21"/>
        </w:rPr>
        <w:t>，</w:t>
      </w:r>
      <w:r>
        <w:rPr>
          <w:rFonts w:cs="Times New Roman"/>
          <w:sz w:val="21"/>
          <w:szCs w:val="21"/>
        </w:rPr>
        <w:t>LOMBRISER C</w:t>
      </w:r>
      <w:r>
        <w:rPr>
          <w:rFonts w:hint="eastAsia" w:cs="Times New Roman"/>
          <w:sz w:val="21"/>
          <w:szCs w:val="21"/>
        </w:rPr>
        <w:t>，</w:t>
      </w:r>
      <w:r>
        <w:rPr>
          <w:rFonts w:cs="Times New Roman"/>
          <w:sz w:val="21"/>
          <w:szCs w:val="21"/>
        </w:rPr>
        <w:t>STIEFMEIER T</w:t>
      </w:r>
      <w:r>
        <w:rPr>
          <w:rFonts w:hint="eastAsia" w:cs="Times New Roman"/>
          <w:sz w:val="21"/>
          <w:szCs w:val="21"/>
        </w:rPr>
        <w:t>，</w:t>
      </w:r>
      <w:r>
        <w:rPr>
          <w:rFonts w:cs="Times New Roman"/>
          <w:sz w:val="21"/>
          <w:szCs w:val="21"/>
        </w:rPr>
        <w:t>et al. Activity recognition from on-body sensors</w:t>
      </w:r>
      <w:r>
        <w:rPr>
          <w:rFonts w:hint="eastAsia" w:cs="Times New Roman"/>
          <w:sz w:val="21"/>
          <w:szCs w:val="21"/>
        </w:rPr>
        <w:t>：</w:t>
      </w:r>
      <w:r>
        <w:rPr>
          <w:rFonts w:cs="Times New Roman"/>
          <w:sz w:val="21"/>
          <w:szCs w:val="21"/>
        </w:rPr>
        <w:t>accuracy-power trade-off by dynamic sensor selection [C]. Wireless Sensor Networks</w:t>
      </w:r>
      <w:r>
        <w:rPr>
          <w:rFonts w:hint="eastAsia" w:cs="Times New Roman"/>
          <w:sz w:val="21"/>
          <w:szCs w:val="21"/>
        </w:rPr>
        <w:t>：</w:t>
      </w:r>
      <w:r>
        <w:rPr>
          <w:rFonts w:cs="Times New Roman"/>
          <w:sz w:val="21"/>
          <w:szCs w:val="21"/>
        </w:rPr>
        <w:t>5th European Conference</w:t>
      </w:r>
      <w:r>
        <w:rPr>
          <w:rFonts w:hint="eastAsia" w:cs="Times New Roman"/>
          <w:sz w:val="21"/>
          <w:szCs w:val="21"/>
        </w:rPr>
        <w:t>，</w:t>
      </w:r>
      <w:r>
        <w:rPr>
          <w:rFonts w:cs="Times New Roman"/>
          <w:sz w:val="21"/>
          <w:szCs w:val="21"/>
        </w:rPr>
        <w:t>2008.</w:t>
      </w:r>
      <w:bookmarkEnd w:id="30"/>
    </w:p>
    <w:p w14:paraId="20D3F90D">
      <w:pPr>
        <w:numPr>
          <w:ilvl w:val="0"/>
          <w:numId w:val="0"/>
        </w:numPr>
        <w:snapToGrid/>
        <w:spacing w:line="300" w:lineRule="auto"/>
        <w:ind w:left="425" w:leftChars="0" w:hanging="425" w:firstLineChars="0"/>
        <w:rPr>
          <w:rFonts w:cs="Times New Roman"/>
          <w:sz w:val="21"/>
          <w:szCs w:val="21"/>
        </w:rPr>
      </w:pPr>
      <w:bookmarkStart w:id="31" w:name="_Ref184913012"/>
      <w:r>
        <w:rPr>
          <w:rFonts w:hint="default" w:ascii="Times New Roman" w:hAnsi="Times New Roman" w:cs="Times New Roman" w:eastAsiaTheme="minorEastAsia"/>
          <w:kern w:val="2"/>
          <w:sz w:val="21"/>
          <w:szCs w:val="21"/>
          <w:lang w:val="en-US" w:eastAsia="zh-CN" w:bidi="ar-SA"/>
        </w:rPr>
        <w:t>[35]</w:t>
      </w:r>
      <w:r>
        <w:rPr>
          <w:rFonts w:cs="Times New Roman"/>
          <w:sz w:val="21"/>
          <w:szCs w:val="21"/>
        </w:rPr>
        <w:t>ANGUITA D</w:t>
      </w:r>
      <w:r>
        <w:rPr>
          <w:rFonts w:hint="eastAsia" w:cs="Times New Roman"/>
          <w:sz w:val="21"/>
          <w:szCs w:val="21"/>
        </w:rPr>
        <w:t>，</w:t>
      </w:r>
      <w:r>
        <w:rPr>
          <w:rFonts w:cs="Times New Roman"/>
          <w:sz w:val="21"/>
          <w:szCs w:val="21"/>
        </w:rPr>
        <w:t>GHIO A</w:t>
      </w:r>
      <w:r>
        <w:rPr>
          <w:rFonts w:hint="eastAsia" w:cs="Times New Roman"/>
          <w:sz w:val="21"/>
          <w:szCs w:val="21"/>
        </w:rPr>
        <w:t>，</w:t>
      </w:r>
      <w:r>
        <w:rPr>
          <w:rFonts w:cs="Times New Roman"/>
          <w:sz w:val="21"/>
          <w:szCs w:val="21"/>
        </w:rPr>
        <w:t>ONETO L</w:t>
      </w:r>
      <w:r>
        <w:rPr>
          <w:rFonts w:hint="eastAsia" w:cs="Times New Roman"/>
          <w:sz w:val="21"/>
          <w:szCs w:val="21"/>
        </w:rPr>
        <w:t>，</w:t>
      </w:r>
      <w:r>
        <w:rPr>
          <w:rFonts w:cs="Times New Roman"/>
          <w:sz w:val="21"/>
          <w:szCs w:val="21"/>
        </w:rPr>
        <w:t>et al. A public domain dataset for human activity recognition using smartphones [</w:t>
      </w:r>
      <w:r>
        <w:rPr>
          <w:rFonts w:hint="eastAsia" w:cs="Times New Roman"/>
          <w:sz w:val="21"/>
          <w:szCs w:val="21"/>
        </w:rPr>
        <w:t>C</w:t>
      </w:r>
      <w:r>
        <w:rPr>
          <w:rFonts w:cs="Times New Roman"/>
          <w:sz w:val="21"/>
          <w:szCs w:val="21"/>
        </w:rPr>
        <w:t>]. ESANN 2013 proceedings</w:t>
      </w:r>
      <w:r>
        <w:rPr>
          <w:rFonts w:hint="eastAsia" w:cs="Times New Roman"/>
          <w:sz w:val="21"/>
          <w:szCs w:val="21"/>
        </w:rPr>
        <w:t>，</w:t>
      </w:r>
      <w:r>
        <w:rPr>
          <w:rFonts w:cs="Times New Roman"/>
          <w:sz w:val="21"/>
          <w:szCs w:val="21"/>
        </w:rPr>
        <w:t>2013.</w:t>
      </w:r>
      <w:bookmarkEnd w:id="31"/>
    </w:p>
    <w:p w14:paraId="7F06387E">
      <w:pPr>
        <w:numPr>
          <w:ilvl w:val="0"/>
          <w:numId w:val="0"/>
        </w:numPr>
        <w:snapToGrid/>
        <w:spacing w:line="300" w:lineRule="auto"/>
        <w:ind w:left="425" w:leftChars="0" w:hanging="425" w:firstLineChars="0"/>
        <w:rPr>
          <w:rFonts w:cs="Times New Roman"/>
          <w:sz w:val="21"/>
          <w:szCs w:val="21"/>
        </w:rPr>
      </w:pPr>
      <w:bookmarkStart w:id="32" w:name="_Ref184913021"/>
      <w:r>
        <w:rPr>
          <w:rFonts w:hint="default" w:ascii="Times New Roman" w:hAnsi="Times New Roman" w:cs="Times New Roman" w:eastAsiaTheme="minorEastAsia"/>
          <w:kern w:val="2"/>
          <w:sz w:val="21"/>
          <w:szCs w:val="21"/>
          <w:lang w:val="en-US" w:eastAsia="zh-CN" w:bidi="ar-SA"/>
        </w:rPr>
        <w:t>[36]</w:t>
      </w:r>
      <w:r>
        <w:rPr>
          <w:rFonts w:cs="Times New Roman"/>
          <w:sz w:val="21"/>
          <w:szCs w:val="21"/>
        </w:rPr>
        <w:t>REISS A</w:t>
      </w:r>
      <w:r>
        <w:rPr>
          <w:rFonts w:hint="eastAsia" w:cs="Times New Roman"/>
          <w:sz w:val="21"/>
          <w:szCs w:val="21"/>
        </w:rPr>
        <w:t>，</w:t>
      </w:r>
      <w:r>
        <w:rPr>
          <w:rFonts w:cs="Times New Roman"/>
          <w:sz w:val="21"/>
          <w:szCs w:val="21"/>
        </w:rPr>
        <w:t>STRICKER D. Introducing a new benchmarked dataset for activity monitoring [C]</w:t>
      </w:r>
      <w:r>
        <w:rPr>
          <w:rFonts w:hint="eastAsia" w:cs="Times New Roman"/>
          <w:sz w:val="21"/>
          <w:szCs w:val="21"/>
        </w:rPr>
        <w:t>.</w:t>
      </w:r>
      <w:r>
        <w:rPr>
          <w:rFonts w:cs="Times New Roman"/>
          <w:sz w:val="21"/>
          <w:szCs w:val="21"/>
        </w:rPr>
        <w:t xml:space="preserve"> 2012 16th International Symposium on Wearable Computers</w:t>
      </w:r>
      <w:r>
        <w:rPr>
          <w:rFonts w:hint="eastAsia" w:cs="Times New Roman"/>
          <w:sz w:val="21"/>
          <w:szCs w:val="21"/>
        </w:rPr>
        <w:t>，</w:t>
      </w:r>
      <w:r>
        <w:rPr>
          <w:rFonts w:cs="Times New Roman"/>
          <w:sz w:val="21"/>
          <w:szCs w:val="21"/>
        </w:rPr>
        <w:t>2012.</w:t>
      </w:r>
      <w:bookmarkEnd w:id="32"/>
    </w:p>
    <w:p w14:paraId="2CB232A2">
      <w:pPr>
        <w:numPr>
          <w:ilvl w:val="0"/>
          <w:numId w:val="0"/>
        </w:numPr>
        <w:snapToGrid/>
        <w:spacing w:line="300" w:lineRule="auto"/>
        <w:ind w:left="425" w:leftChars="0" w:hanging="425" w:firstLineChars="0"/>
        <w:rPr>
          <w:rFonts w:cs="Times New Roman"/>
          <w:sz w:val="21"/>
          <w:szCs w:val="21"/>
        </w:rPr>
      </w:pPr>
      <w:bookmarkStart w:id="33" w:name="_Ref184913028"/>
      <w:r>
        <w:rPr>
          <w:rFonts w:hint="default" w:ascii="Times New Roman" w:hAnsi="Times New Roman" w:cs="Times New Roman" w:eastAsiaTheme="minorEastAsia"/>
          <w:kern w:val="2"/>
          <w:sz w:val="21"/>
          <w:szCs w:val="21"/>
          <w:lang w:val="en-US" w:eastAsia="zh-CN" w:bidi="ar-SA"/>
        </w:rPr>
        <w:t>[37]</w:t>
      </w:r>
      <w:r>
        <w:rPr>
          <w:rFonts w:cs="Times New Roman"/>
          <w:sz w:val="21"/>
          <w:szCs w:val="21"/>
        </w:rPr>
        <w:t>ZHANG M</w:t>
      </w:r>
      <w:r>
        <w:rPr>
          <w:rFonts w:hint="eastAsia" w:cs="Times New Roman"/>
          <w:sz w:val="21"/>
          <w:szCs w:val="21"/>
        </w:rPr>
        <w:t>，</w:t>
      </w:r>
      <w:r>
        <w:rPr>
          <w:rFonts w:cs="Times New Roman"/>
          <w:sz w:val="21"/>
          <w:szCs w:val="21"/>
        </w:rPr>
        <w:t>SAWCHUK A A. USC-HAD</w:t>
      </w:r>
      <w:r>
        <w:rPr>
          <w:rFonts w:hint="eastAsia" w:cs="Times New Roman"/>
          <w:sz w:val="21"/>
          <w:szCs w:val="21"/>
        </w:rPr>
        <w:t>：</w:t>
      </w:r>
      <w:r>
        <w:rPr>
          <w:rFonts w:cs="Times New Roman"/>
          <w:sz w:val="21"/>
          <w:szCs w:val="21"/>
        </w:rPr>
        <w:t>a daily activity dataset for ubiquitous activity recognition using wearable sensors [C]. Proceedings of the 2012 ACM Conference on Ubiquitous Computing</w:t>
      </w:r>
      <w:r>
        <w:rPr>
          <w:rFonts w:hint="eastAsia" w:cs="Times New Roman"/>
          <w:sz w:val="21"/>
          <w:szCs w:val="21"/>
        </w:rPr>
        <w:t>，</w:t>
      </w:r>
      <w:r>
        <w:rPr>
          <w:rFonts w:cs="Times New Roman"/>
          <w:sz w:val="21"/>
          <w:szCs w:val="21"/>
        </w:rPr>
        <w:t>2012.</w:t>
      </w:r>
      <w:bookmarkEnd w:id="33"/>
    </w:p>
    <w:p w14:paraId="4B4D4A3E">
      <w:pPr>
        <w:numPr>
          <w:ilvl w:val="0"/>
          <w:numId w:val="0"/>
        </w:numPr>
        <w:snapToGrid/>
        <w:spacing w:line="300" w:lineRule="auto"/>
        <w:ind w:left="425" w:leftChars="0" w:hanging="425" w:firstLineChars="0"/>
        <w:rPr>
          <w:rFonts w:cs="Times New Roman"/>
          <w:sz w:val="21"/>
          <w:szCs w:val="21"/>
        </w:rPr>
      </w:pPr>
      <w:bookmarkStart w:id="34" w:name="_Ref184913036"/>
      <w:r>
        <w:rPr>
          <w:rFonts w:hint="default" w:ascii="Times New Roman" w:hAnsi="Times New Roman" w:cs="Times New Roman" w:eastAsiaTheme="minorEastAsia"/>
          <w:kern w:val="2"/>
          <w:sz w:val="21"/>
          <w:szCs w:val="21"/>
          <w:lang w:val="en-US" w:eastAsia="zh-CN" w:bidi="ar-SA"/>
        </w:rPr>
        <w:t>[38]</w:t>
      </w:r>
      <w:r>
        <w:rPr>
          <w:rFonts w:cs="Times New Roman"/>
          <w:sz w:val="21"/>
          <w:szCs w:val="21"/>
        </w:rPr>
        <w:t>KWAPISZ J R</w:t>
      </w:r>
      <w:r>
        <w:rPr>
          <w:rFonts w:hint="eastAsia" w:cs="Times New Roman"/>
          <w:sz w:val="21"/>
          <w:szCs w:val="21"/>
        </w:rPr>
        <w:t>，</w:t>
      </w:r>
      <w:r>
        <w:rPr>
          <w:rFonts w:cs="Times New Roman"/>
          <w:sz w:val="21"/>
          <w:szCs w:val="21"/>
        </w:rPr>
        <w:t>WEISS G M</w:t>
      </w:r>
      <w:r>
        <w:rPr>
          <w:rFonts w:hint="eastAsia" w:cs="Times New Roman"/>
          <w:sz w:val="21"/>
          <w:szCs w:val="21"/>
        </w:rPr>
        <w:t>，</w:t>
      </w:r>
      <w:r>
        <w:rPr>
          <w:rFonts w:cs="Times New Roman"/>
          <w:sz w:val="21"/>
          <w:szCs w:val="21"/>
        </w:rPr>
        <w:t>MOORE S A. Activity recognition using cell phone accelerometers [J]. ACM SIGKDD Explorations Newsletter</w:t>
      </w:r>
      <w:r>
        <w:rPr>
          <w:rFonts w:hint="eastAsia" w:cs="Times New Roman"/>
          <w:sz w:val="21"/>
          <w:szCs w:val="21"/>
        </w:rPr>
        <w:t>，</w:t>
      </w:r>
      <w:r>
        <w:rPr>
          <w:rFonts w:cs="Times New Roman"/>
          <w:sz w:val="21"/>
          <w:szCs w:val="21"/>
        </w:rPr>
        <w:t>2011</w:t>
      </w:r>
      <w:r>
        <w:rPr>
          <w:rFonts w:hint="eastAsia" w:cs="Times New Roman"/>
          <w:sz w:val="21"/>
          <w:szCs w:val="21"/>
        </w:rPr>
        <w:t>，</w:t>
      </w:r>
      <w:r>
        <w:rPr>
          <w:rFonts w:cs="Times New Roman"/>
          <w:sz w:val="21"/>
          <w:szCs w:val="21"/>
        </w:rPr>
        <w:t>12</w:t>
      </w:r>
      <w:r>
        <w:rPr>
          <w:rFonts w:hint="eastAsia" w:cs="Times New Roman"/>
          <w:sz w:val="21"/>
          <w:szCs w:val="21"/>
        </w:rPr>
        <w:t>（2）：</w:t>
      </w:r>
      <w:r>
        <w:rPr>
          <w:rFonts w:cs="Times New Roman"/>
          <w:sz w:val="21"/>
          <w:szCs w:val="21"/>
        </w:rPr>
        <w:t>74-82.</w:t>
      </w:r>
      <w:bookmarkEnd w:id="34"/>
    </w:p>
    <w:p w14:paraId="6F25FABF">
      <w:pPr>
        <w:numPr>
          <w:ilvl w:val="0"/>
          <w:numId w:val="0"/>
        </w:numPr>
        <w:snapToGrid/>
        <w:spacing w:line="300" w:lineRule="auto"/>
        <w:ind w:left="425" w:leftChars="0" w:hanging="425" w:firstLineChars="0"/>
        <w:rPr>
          <w:rFonts w:cs="Times New Roman"/>
          <w:sz w:val="21"/>
          <w:szCs w:val="21"/>
        </w:rPr>
      </w:pPr>
      <w:bookmarkStart w:id="35" w:name="_Ref184913042"/>
      <w:r>
        <w:rPr>
          <w:rFonts w:hint="default" w:ascii="Times New Roman" w:hAnsi="Times New Roman" w:cs="Times New Roman" w:eastAsiaTheme="minorEastAsia"/>
          <w:kern w:val="2"/>
          <w:sz w:val="21"/>
          <w:szCs w:val="21"/>
          <w:lang w:val="en-US" w:eastAsia="zh-CN" w:bidi="ar-SA"/>
        </w:rPr>
        <w:t>[39]</w:t>
      </w:r>
      <w:r>
        <w:rPr>
          <w:rFonts w:cs="Times New Roman"/>
          <w:sz w:val="21"/>
          <w:szCs w:val="21"/>
        </w:rPr>
        <w:t>BARSHAN B</w:t>
      </w:r>
      <w:r>
        <w:rPr>
          <w:rFonts w:hint="eastAsia" w:cs="Times New Roman"/>
          <w:sz w:val="21"/>
          <w:szCs w:val="21"/>
        </w:rPr>
        <w:t>，</w:t>
      </w:r>
      <w:r>
        <w:rPr>
          <w:rFonts w:cs="Times New Roman"/>
          <w:sz w:val="21"/>
          <w:szCs w:val="21"/>
        </w:rPr>
        <w:t>YÜKSEK M C. Recognizing daily and sports activities in two open source machine learning environments using body-worn sensor units [J]. The Computer Journal</w:t>
      </w:r>
      <w:r>
        <w:rPr>
          <w:rFonts w:hint="eastAsia" w:cs="Times New Roman"/>
          <w:sz w:val="21"/>
          <w:szCs w:val="21"/>
        </w:rPr>
        <w:t>，</w:t>
      </w:r>
      <w:r>
        <w:rPr>
          <w:rFonts w:cs="Times New Roman"/>
          <w:sz w:val="21"/>
          <w:szCs w:val="21"/>
        </w:rPr>
        <w:t>2014</w:t>
      </w:r>
      <w:r>
        <w:rPr>
          <w:rFonts w:hint="eastAsia" w:cs="Times New Roman"/>
          <w:sz w:val="21"/>
          <w:szCs w:val="21"/>
        </w:rPr>
        <w:t>，</w:t>
      </w:r>
      <w:r>
        <w:rPr>
          <w:rFonts w:cs="Times New Roman"/>
          <w:sz w:val="21"/>
          <w:szCs w:val="21"/>
        </w:rPr>
        <w:t>57</w:t>
      </w:r>
      <w:r>
        <w:rPr>
          <w:rFonts w:hint="eastAsia" w:cs="Times New Roman"/>
          <w:sz w:val="21"/>
          <w:szCs w:val="21"/>
        </w:rPr>
        <w:t>（11）：</w:t>
      </w:r>
      <w:r>
        <w:rPr>
          <w:rFonts w:cs="Times New Roman"/>
          <w:sz w:val="21"/>
          <w:szCs w:val="21"/>
        </w:rPr>
        <w:t>1649-1667.</w:t>
      </w:r>
      <w:bookmarkEnd w:id="35"/>
    </w:p>
    <w:p w14:paraId="1F116381">
      <w:pPr>
        <w:numPr>
          <w:ilvl w:val="0"/>
          <w:numId w:val="0"/>
        </w:numPr>
        <w:snapToGrid/>
        <w:spacing w:line="300" w:lineRule="auto"/>
        <w:ind w:left="425" w:leftChars="0" w:hanging="425" w:firstLineChars="0"/>
        <w:rPr>
          <w:rFonts w:cs="Times New Roman"/>
          <w:sz w:val="21"/>
          <w:szCs w:val="21"/>
        </w:rPr>
      </w:pPr>
      <w:bookmarkStart w:id="36" w:name="_Ref184913050"/>
      <w:r>
        <w:rPr>
          <w:rFonts w:hint="default" w:ascii="Times New Roman" w:hAnsi="Times New Roman" w:cs="Times New Roman" w:eastAsiaTheme="minorEastAsia"/>
          <w:kern w:val="2"/>
          <w:sz w:val="21"/>
          <w:szCs w:val="21"/>
          <w:lang w:val="en-US" w:eastAsia="zh-CN" w:bidi="ar-SA"/>
        </w:rPr>
        <w:t>[40]</w:t>
      </w:r>
      <w:r>
        <w:rPr>
          <w:rFonts w:cs="Times New Roman"/>
          <w:sz w:val="21"/>
          <w:szCs w:val="21"/>
        </w:rPr>
        <w:t>HUYNH T</w:t>
      </w:r>
      <w:r>
        <w:rPr>
          <w:rFonts w:hint="eastAsia" w:cs="Times New Roman"/>
          <w:sz w:val="21"/>
          <w:szCs w:val="21"/>
        </w:rPr>
        <w:t>，</w:t>
      </w:r>
      <w:r>
        <w:rPr>
          <w:rFonts w:cs="Times New Roman"/>
          <w:sz w:val="21"/>
          <w:szCs w:val="21"/>
        </w:rPr>
        <w:t>FRITZ M</w:t>
      </w:r>
      <w:r>
        <w:rPr>
          <w:rFonts w:hint="eastAsia" w:cs="Times New Roman"/>
          <w:sz w:val="21"/>
          <w:szCs w:val="21"/>
        </w:rPr>
        <w:t>，</w:t>
      </w:r>
      <w:r>
        <w:rPr>
          <w:rFonts w:cs="Times New Roman"/>
          <w:sz w:val="21"/>
          <w:szCs w:val="21"/>
        </w:rPr>
        <w:t>SCHIELE B. Discovery of activity patterns using topic models [C]. Proceedings of the 10th international conference on Ubiquitous computing</w:t>
      </w:r>
      <w:r>
        <w:rPr>
          <w:rFonts w:hint="eastAsia" w:cs="Times New Roman"/>
          <w:sz w:val="21"/>
          <w:szCs w:val="21"/>
        </w:rPr>
        <w:t>，</w:t>
      </w:r>
      <w:r>
        <w:rPr>
          <w:rFonts w:cs="Times New Roman"/>
          <w:sz w:val="21"/>
          <w:szCs w:val="21"/>
        </w:rPr>
        <w:t>2008.</w:t>
      </w:r>
      <w:bookmarkEnd w:id="36"/>
    </w:p>
    <w:p w14:paraId="792317EA">
      <w:pPr>
        <w:numPr>
          <w:ilvl w:val="0"/>
          <w:numId w:val="0"/>
        </w:numPr>
        <w:snapToGrid/>
        <w:spacing w:line="300" w:lineRule="auto"/>
        <w:ind w:left="425" w:leftChars="0" w:hanging="425" w:firstLineChars="0"/>
        <w:rPr>
          <w:rFonts w:cs="Times New Roman"/>
          <w:sz w:val="21"/>
          <w:szCs w:val="21"/>
        </w:rPr>
      </w:pPr>
      <w:bookmarkStart w:id="37" w:name="_Ref184913062"/>
      <w:r>
        <w:rPr>
          <w:rFonts w:hint="default" w:ascii="Times New Roman" w:hAnsi="Times New Roman" w:cs="Times New Roman" w:eastAsiaTheme="minorEastAsia"/>
          <w:kern w:val="2"/>
          <w:sz w:val="21"/>
          <w:szCs w:val="21"/>
          <w:lang w:val="en-US" w:eastAsia="zh-CN" w:bidi="ar-SA"/>
        </w:rPr>
        <w:t>[41]</w:t>
      </w:r>
      <w:r>
        <w:rPr>
          <w:rFonts w:cs="Times New Roman"/>
          <w:sz w:val="21"/>
          <w:szCs w:val="21"/>
        </w:rPr>
        <w:t>WEISS G M</w:t>
      </w:r>
      <w:r>
        <w:rPr>
          <w:rFonts w:hint="eastAsia" w:cs="Times New Roman"/>
          <w:sz w:val="21"/>
          <w:szCs w:val="21"/>
        </w:rPr>
        <w:t>，</w:t>
      </w:r>
      <w:r>
        <w:rPr>
          <w:rFonts w:cs="Times New Roman"/>
          <w:sz w:val="21"/>
          <w:szCs w:val="21"/>
        </w:rPr>
        <w:t>LOCKHART J W</w:t>
      </w:r>
      <w:r>
        <w:rPr>
          <w:rFonts w:hint="eastAsia" w:cs="Times New Roman"/>
          <w:sz w:val="21"/>
          <w:szCs w:val="21"/>
        </w:rPr>
        <w:t>，</w:t>
      </w:r>
      <w:r>
        <w:rPr>
          <w:rFonts w:cs="Times New Roman"/>
          <w:sz w:val="21"/>
          <w:szCs w:val="21"/>
        </w:rPr>
        <w:t>PULICKAL T T</w:t>
      </w:r>
      <w:r>
        <w:rPr>
          <w:rFonts w:hint="eastAsia" w:cs="Times New Roman"/>
          <w:sz w:val="21"/>
          <w:szCs w:val="21"/>
        </w:rPr>
        <w:t>，</w:t>
      </w:r>
      <w:r>
        <w:rPr>
          <w:rFonts w:cs="Times New Roman"/>
          <w:sz w:val="21"/>
          <w:szCs w:val="21"/>
        </w:rPr>
        <w:t>et al. Actitracker</w:t>
      </w:r>
      <w:r>
        <w:rPr>
          <w:rFonts w:hint="eastAsia" w:cs="Times New Roman"/>
          <w:sz w:val="21"/>
          <w:szCs w:val="21"/>
        </w:rPr>
        <w:t>：</w:t>
      </w:r>
      <w:r>
        <w:rPr>
          <w:rFonts w:cs="Times New Roman"/>
          <w:sz w:val="21"/>
          <w:szCs w:val="21"/>
        </w:rPr>
        <w:t xml:space="preserve">a smartphone-based activity recognition system for improving health and well-being [C]. 2016 IEEE International Conference on Data Science and Advanced Analytics </w:t>
      </w:r>
      <w:r>
        <w:rPr>
          <w:rFonts w:hint="eastAsia" w:cs="Times New Roman"/>
          <w:sz w:val="21"/>
          <w:szCs w:val="21"/>
        </w:rPr>
        <w:t>（</w:t>
      </w:r>
      <w:r>
        <w:rPr>
          <w:rFonts w:cs="Times New Roman"/>
          <w:sz w:val="21"/>
          <w:szCs w:val="21"/>
        </w:rPr>
        <w:t>DSAA</w:t>
      </w:r>
      <w:r>
        <w:rPr>
          <w:rFonts w:hint="eastAsia" w:cs="Times New Roman"/>
          <w:sz w:val="21"/>
          <w:szCs w:val="21"/>
        </w:rPr>
        <w:t>），</w:t>
      </w:r>
      <w:r>
        <w:rPr>
          <w:rFonts w:cs="Times New Roman"/>
          <w:sz w:val="21"/>
          <w:szCs w:val="21"/>
        </w:rPr>
        <w:t>2016.</w:t>
      </w:r>
      <w:bookmarkEnd w:id="37"/>
    </w:p>
    <w:p w14:paraId="525953DC">
      <w:pPr>
        <w:numPr>
          <w:ilvl w:val="0"/>
          <w:numId w:val="0"/>
        </w:numPr>
        <w:snapToGrid/>
        <w:spacing w:line="300" w:lineRule="auto"/>
        <w:ind w:left="425" w:leftChars="0" w:hanging="425" w:firstLineChars="0"/>
        <w:rPr>
          <w:rFonts w:cs="Times New Roman"/>
          <w:sz w:val="21"/>
          <w:szCs w:val="21"/>
        </w:rPr>
      </w:pPr>
      <w:bookmarkStart w:id="38" w:name="_Ref184913071"/>
      <w:r>
        <w:rPr>
          <w:rFonts w:hint="default" w:ascii="Times New Roman" w:hAnsi="Times New Roman" w:cs="Times New Roman" w:eastAsiaTheme="minorEastAsia"/>
          <w:kern w:val="2"/>
          <w:sz w:val="21"/>
          <w:szCs w:val="21"/>
          <w:lang w:val="en-US" w:eastAsia="zh-CN" w:bidi="ar-SA"/>
        </w:rPr>
        <w:t>[42]</w:t>
      </w:r>
      <w:r>
        <w:rPr>
          <w:rFonts w:cs="Times New Roman"/>
          <w:sz w:val="21"/>
          <w:szCs w:val="21"/>
        </w:rPr>
        <w:t>SHOAIB M</w:t>
      </w:r>
      <w:r>
        <w:rPr>
          <w:rFonts w:hint="eastAsia" w:cs="Times New Roman"/>
          <w:sz w:val="21"/>
          <w:szCs w:val="21"/>
        </w:rPr>
        <w:t>，</w:t>
      </w:r>
      <w:r>
        <w:rPr>
          <w:rFonts w:cs="Times New Roman"/>
          <w:sz w:val="21"/>
          <w:szCs w:val="21"/>
        </w:rPr>
        <w:t>BOSCH S</w:t>
      </w:r>
      <w:r>
        <w:rPr>
          <w:rFonts w:hint="eastAsia" w:cs="Times New Roman"/>
          <w:sz w:val="21"/>
          <w:szCs w:val="21"/>
        </w:rPr>
        <w:t>，</w:t>
      </w:r>
      <w:r>
        <w:rPr>
          <w:rFonts w:cs="Times New Roman"/>
          <w:sz w:val="21"/>
          <w:szCs w:val="21"/>
        </w:rPr>
        <w:t>INCEL O D</w:t>
      </w:r>
      <w:r>
        <w:rPr>
          <w:rFonts w:hint="eastAsia" w:cs="Times New Roman"/>
          <w:sz w:val="21"/>
          <w:szCs w:val="21"/>
        </w:rPr>
        <w:t>，</w:t>
      </w:r>
      <w:r>
        <w:rPr>
          <w:rFonts w:cs="Times New Roman"/>
          <w:sz w:val="21"/>
          <w:szCs w:val="21"/>
        </w:rPr>
        <w:t>et al. Fusion of smartphone motion sensors for physical activity recognition [J]. Sensors</w:t>
      </w:r>
      <w:r>
        <w:rPr>
          <w:rFonts w:hint="eastAsia" w:cs="Times New Roman"/>
          <w:sz w:val="21"/>
          <w:szCs w:val="21"/>
        </w:rPr>
        <w:t>，</w:t>
      </w:r>
      <w:r>
        <w:rPr>
          <w:rFonts w:cs="Times New Roman"/>
          <w:sz w:val="21"/>
          <w:szCs w:val="21"/>
        </w:rPr>
        <w:t>2014</w:t>
      </w:r>
      <w:r>
        <w:rPr>
          <w:rFonts w:hint="eastAsia" w:cs="Times New Roman"/>
          <w:sz w:val="21"/>
          <w:szCs w:val="21"/>
        </w:rPr>
        <w:t>，</w:t>
      </w:r>
      <w:r>
        <w:rPr>
          <w:rFonts w:cs="Times New Roman"/>
          <w:sz w:val="21"/>
          <w:szCs w:val="21"/>
        </w:rPr>
        <w:t>14</w:t>
      </w:r>
      <w:r>
        <w:rPr>
          <w:rFonts w:hint="eastAsia" w:cs="Times New Roman"/>
          <w:sz w:val="21"/>
          <w:szCs w:val="21"/>
        </w:rPr>
        <w:t>（6）：</w:t>
      </w:r>
      <w:r>
        <w:rPr>
          <w:rFonts w:cs="Times New Roman"/>
          <w:sz w:val="21"/>
          <w:szCs w:val="21"/>
        </w:rPr>
        <w:t>10146-10176.</w:t>
      </w:r>
      <w:bookmarkEnd w:id="38"/>
    </w:p>
    <w:p w14:paraId="47F2EF78">
      <w:pPr>
        <w:numPr>
          <w:ilvl w:val="0"/>
          <w:numId w:val="0"/>
        </w:numPr>
        <w:snapToGrid/>
        <w:spacing w:line="300" w:lineRule="auto"/>
        <w:ind w:left="425" w:leftChars="0" w:hanging="425" w:firstLineChars="0"/>
        <w:rPr>
          <w:rFonts w:cs="Times New Roman"/>
          <w:sz w:val="21"/>
          <w:szCs w:val="21"/>
        </w:rPr>
      </w:pPr>
      <w:bookmarkStart w:id="39" w:name="_Ref184913077"/>
      <w:r>
        <w:rPr>
          <w:rFonts w:hint="default" w:ascii="Times New Roman" w:hAnsi="Times New Roman" w:cs="Times New Roman" w:eastAsiaTheme="minorEastAsia"/>
          <w:kern w:val="2"/>
          <w:sz w:val="21"/>
          <w:szCs w:val="21"/>
          <w:lang w:val="en-US" w:eastAsia="zh-CN" w:bidi="ar-SA"/>
        </w:rPr>
        <w:t>[43]</w:t>
      </w:r>
      <w:r>
        <w:rPr>
          <w:rFonts w:cs="Times New Roman"/>
          <w:sz w:val="21"/>
          <w:szCs w:val="21"/>
        </w:rPr>
        <w:t>BANOS O</w:t>
      </w:r>
      <w:r>
        <w:rPr>
          <w:rFonts w:hint="eastAsia" w:cs="Times New Roman"/>
          <w:sz w:val="21"/>
          <w:szCs w:val="21"/>
        </w:rPr>
        <w:t>，</w:t>
      </w:r>
      <w:r>
        <w:rPr>
          <w:rFonts w:cs="Times New Roman"/>
          <w:sz w:val="21"/>
          <w:szCs w:val="21"/>
        </w:rPr>
        <w:t>GARCIA R</w:t>
      </w:r>
      <w:r>
        <w:rPr>
          <w:rFonts w:hint="eastAsia" w:cs="Times New Roman"/>
          <w:sz w:val="21"/>
          <w:szCs w:val="21"/>
        </w:rPr>
        <w:t>，</w:t>
      </w:r>
      <w:r>
        <w:rPr>
          <w:rFonts w:cs="Times New Roman"/>
          <w:sz w:val="21"/>
          <w:szCs w:val="21"/>
        </w:rPr>
        <w:t>HOLGADO-TERRIZA J A</w:t>
      </w:r>
      <w:r>
        <w:rPr>
          <w:rFonts w:hint="eastAsia" w:cs="Times New Roman"/>
          <w:sz w:val="21"/>
          <w:szCs w:val="21"/>
        </w:rPr>
        <w:t>，</w:t>
      </w:r>
      <w:r>
        <w:rPr>
          <w:rFonts w:cs="Times New Roman"/>
          <w:sz w:val="21"/>
          <w:szCs w:val="21"/>
        </w:rPr>
        <w:t>et al. mHealthDroid</w:t>
      </w:r>
      <w:r>
        <w:rPr>
          <w:rFonts w:hint="eastAsia" w:cs="Times New Roman"/>
          <w:sz w:val="21"/>
          <w:szCs w:val="21"/>
        </w:rPr>
        <w:t>：</w:t>
      </w:r>
      <w:r>
        <w:rPr>
          <w:rFonts w:cs="Times New Roman"/>
          <w:sz w:val="21"/>
          <w:szCs w:val="21"/>
        </w:rPr>
        <w:t xml:space="preserve">a novel framework for agile development of mobile health applications [C]. Ambient Assisted Living and Daily Activities </w:t>
      </w:r>
      <w:r>
        <w:rPr>
          <w:rFonts w:hint="eastAsia" w:cs="Times New Roman"/>
          <w:sz w:val="21"/>
          <w:szCs w:val="21"/>
        </w:rPr>
        <w:t>（</w:t>
      </w:r>
      <w:r>
        <w:rPr>
          <w:rFonts w:cs="Times New Roman"/>
          <w:sz w:val="21"/>
          <w:szCs w:val="21"/>
        </w:rPr>
        <w:t>IWAAL 2014</w:t>
      </w:r>
      <w:r>
        <w:rPr>
          <w:rFonts w:hint="eastAsia" w:cs="Times New Roman"/>
          <w:sz w:val="21"/>
          <w:szCs w:val="21"/>
        </w:rPr>
        <w:t>），</w:t>
      </w:r>
      <w:r>
        <w:rPr>
          <w:rFonts w:cs="Times New Roman"/>
          <w:sz w:val="21"/>
          <w:szCs w:val="21"/>
        </w:rPr>
        <w:t>2014.</w:t>
      </w:r>
      <w:bookmarkEnd w:id="39"/>
    </w:p>
    <w:p w14:paraId="4DD9B28C">
      <w:pPr>
        <w:numPr>
          <w:ilvl w:val="0"/>
          <w:numId w:val="0"/>
        </w:numPr>
        <w:snapToGrid/>
        <w:spacing w:line="300" w:lineRule="auto"/>
        <w:ind w:left="425" w:leftChars="0" w:hanging="425" w:firstLineChars="0"/>
        <w:rPr>
          <w:rFonts w:cs="Times New Roman"/>
          <w:sz w:val="21"/>
          <w:szCs w:val="21"/>
        </w:rPr>
      </w:pPr>
      <w:bookmarkStart w:id="40" w:name="_Ref184913083"/>
      <w:r>
        <w:rPr>
          <w:rFonts w:hint="default" w:ascii="Times New Roman" w:hAnsi="Times New Roman" w:cs="Times New Roman" w:eastAsiaTheme="minorEastAsia"/>
          <w:kern w:val="2"/>
          <w:sz w:val="21"/>
          <w:szCs w:val="21"/>
          <w:lang w:val="en-US" w:eastAsia="zh-CN" w:bidi="ar-SA"/>
        </w:rPr>
        <w:t>[44]</w:t>
      </w:r>
      <w:r>
        <w:rPr>
          <w:rFonts w:cs="Times New Roman"/>
          <w:sz w:val="21"/>
          <w:szCs w:val="21"/>
        </w:rPr>
        <w:t>ROGGEN D, PLOTNIK M, HAUSDORFF J</w:t>
      </w:r>
      <w:r>
        <w:rPr>
          <w:rFonts w:hint="eastAsia" w:cs="Times New Roman"/>
          <w:sz w:val="21"/>
          <w:szCs w:val="21"/>
        </w:rPr>
        <w:t>. "Daphnet Freezing of Gait," UCI Machine Learning Repository [Z].2010.</w:t>
      </w:r>
      <w:bookmarkEnd w:id="40"/>
    </w:p>
    <w:p w14:paraId="33A38A8A">
      <w:pPr>
        <w:numPr>
          <w:ilvl w:val="0"/>
          <w:numId w:val="0"/>
        </w:numPr>
        <w:snapToGrid/>
        <w:spacing w:line="300" w:lineRule="auto"/>
        <w:ind w:left="425" w:leftChars="0" w:hanging="425" w:firstLineChars="0"/>
        <w:rPr>
          <w:rFonts w:cs="Times New Roman"/>
          <w:sz w:val="21"/>
          <w:szCs w:val="21"/>
        </w:rPr>
      </w:pPr>
      <w:bookmarkStart w:id="41" w:name="_Ref184913091"/>
      <w:r>
        <w:rPr>
          <w:rFonts w:hint="default" w:ascii="Times New Roman" w:hAnsi="Times New Roman" w:cs="Times New Roman" w:eastAsiaTheme="minorEastAsia"/>
          <w:kern w:val="2"/>
          <w:sz w:val="21"/>
          <w:szCs w:val="21"/>
          <w:lang w:val="en-US" w:eastAsia="zh-CN" w:bidi="ar-SA"/>
        </w:rPr>
        <w:t>[45]</w:t>
      </w:r>
      <w:r>
        <w:rPr>
          <w:rFonts w:cs="Times New Roman"/>
          <w:sz w:val="21"/>
          <w:szCs w:val="21"/>
        </w:rPr>
        <w:t>RAVÌ D</w:t>
      </w:r>
      <w:r>
        <w:rPr>
          <w:rFonts w:hint="eastAsia" w:cs="Times New Roman"/>
          <w:sz w:val="21"/>
          <w:szCs w:val="21"/>
        </w:rPr>
        <w:t>，</w:t>
      </w:r>
      <w:r>
        <w:rPr>
          <w:rFonts w:cs="Times New Roman"/>
          <w:sz w:val="21"/>
          <w:szCs w:val="21"/>
        </w:rPr>
        <w:t>WONG C</w:t>
      </w:r>
      <w:r>
        <w:rPr>
          <w:rFonts w:hint="eastAsia" w:cs="Times New Roman"/>
          <w:sz w:val="21"/>
          <w:szCs w:val="21"/>
        </w:rPr>
        <w:t>，</w:t>
      </w:r>
      <w:r>
        <w:rPr>
          <w:rFonts w:cs="Times New Roman"/>
          <w:sz w:val="21"/>
          <w:szCs w:val="21"/>
        </w:rPr>
        <w:t>LO B</w:t>
      </w:r>
      <w:r>
        <w:rPr>
          <w:rFonts w:hint="eastAsia" w:cs="Times New Roman"/>
          <w:sz w:val="21"/>
          <w:szCs w:val="21"/>
        </w:rPr>
        <w:t>，</w:t>
      </w:r>
      <w:r>
        <w:rPr>
          <w:rFonts w:cs="Times New Roman"/>
          <w:sz w:val="21"/>
          <w:szCs w:val="21"/>
        </w:rPr>
        <w:t>et al. A deep learning approach to on-node sensor data analytics for mobile or wearable devices [J]. IEEE Journal of Biomedical and Health Informatics</w:t>
      </w:r>
      <w:r>
        <w:rPr>
          <w:rFonts w:hint="eastAsia" w:cs="Times New Roman"/>
          <w:sz w:val="21"/>
          <w:szCs w:val="21"/>
        </w:rPr>
        <w:t>，2017，21（1）：</w:t>
      </w:r>
      <w:r>
        <w:rPr>
          <w:rFonts w:cs="Times New Roman"/>
          <w:sz w:val="21"/>
          <w:szCs w:val="21"/>
        </w:rPr>
        <w:t>56-64.</w:t>
      </w:r>
      <w:bookmarkEnd w:id="41"/>
    </w:p>
    <w:p w14:paraId="24069645">
      <w:pPr>
        <w:numPr>
          <w:ilvl w:val="0"/>
          <w:numId w:val="0"/>
        </w:numPr>
        <w:snapToGrid/>
        <w:spacing w:line="300" w:lineRule="auto"/>
        <w:ind w:left="425" w:leftChars="0" w:hanging="425" w:firstLineChars="0"/>
        <w:rPr>
          <w:rFonts w:cs="Times New Roman"/>
          <w:sz w:val="21"/>
          <w:szCs w:val="21"/>
        </w:rPr>
      </w:pPr>
      <w:bookmarkStart w:id="42" w:name="_Ref184913098"/>
      <w:r>
        <w:rPr>
          <w:rFonts w:hint="default" w:ascii="Times New Roman" w:hAnsi="Times New Roman" w:cs="Times New Roman" w:eastAsiaTheme="minorEastAsia"/>
          <w:kern w:val="2"/>
          <w:sz w:val="21"/>
          <w:szCs w:val="21"/>
          <w:lang w:val="en-US" w:eastAsia="zh-CN" w:bidi="ar-SA"/>
        </w:rPr>
        <w:t>[46]</w:t>
      </w:r>
      <w:r>
        <w:rPr>
          <w:rFonts w:cs="Times New Roman"/>
          <w:sz w:val="21"/>
          <w:szCs w:val="21"/>
        </w:rPr>
        <w:t>KAWAGUCHI N</w:t>
      </w:r>
      <w:r>
        <w:rPr>
          <w:rFonts w:hint="eastAsia" w:cs="Times New Roman"/>
          <w:sz w:val="21"/>
          <w:szCs w:val="21"/>
        </w:rPr>
        <w:t>，</w:t>
      </w:r>
      <w:r>
        <w:rPr>
          <w:rFonts w:cs="Times New Roman"/>
          <w:sz w:val="21"/>
          <w:szCs w:val="21"/>
        </w:rPr>
        <w:t>OGAWA N</w:t>
      </w:r>
      <w:r>
        <w:rPr>
          <w:rFonts w:hint="eastAsia" w:cs="Times New Roman"/>
          <w:sz w:val="21"/>
          <w:szCs w:val="21"/>
        </w:rPr>
        <w:t>，</w:t>
      </w:r>
      <w:r>
        <w:rPr>
          <w:rFonts w:cs="Times New Roman"/>
          <w:sz w:val="21"/>
          <w:szCs w:val="21"/>
        </w:rPr>
        <w:t>IWASAKI Y</w:t>
      </w:r>
      <w:r>
        <w:rPr>
          <w:rFonts w:hint="eastAsia" w:cs="Times New Roman"/>
          <w:sz w:val="21"/>
          <w:szCs w:val="21"/>
        </w:rPr>
        <w:t>，</w:t>
      </w:r>
      <w:r>
        <w:rPr>
          <w:rFonts w:cs="Times New Roman"/>
          <w:sz w:val="21"/>
          <w:szCs w:val="21"/>
        </w:rPr>
        <w:t>et al. HASC Challenge</w:t>
      </w:r>
      <w:r>
        <w:rPr>
          <w:rFonts w:hint="eastAsia" w:cs="Times New Roman"/>
          <w:sz w:val="21"/>
          <w:szCs w:val="21"/>
        </w:rPr>
        <w:t>：</w:t>
      </w:r>
      <w:r>
        <w:rPr>
          <w:rFonts w:cs="Times New Roman"/>
          <w:sz w:val="21"/>
          <w:szCs w:val="21"/>
        </w:rPr>
        <w:t>gathering large scale human activity corpus for the real-world activity understandings [C]. Proceedings of the 2nd Augmented Human International Conference</w:t>
      </w:r>
      <w:r>
        <w:rPr>
          <w:rFonts w:hint="eastAsia" w:cs="Times New Roman"/>
          <w:sz w:val="21"/>
          <w:szCs w:val="21"/>
        </w:rPr>
        <w:t>，</w:t>
      </w:r>
      <w:r>
        <w:rPr>
          <w:rFonts w:cs="Times New Roman"/>
          <w:sz w:val="21"/>
          <w:szCs w:val="21"/>
        </w:rPr>
        <w:t>2011.</w:t>
      </w:r>
      <w:bookmarkEnd w:id="42"/>
    </w:p>
    <w:p w14:paraId="2BBF8925">
      <w:pPr>
        <w:numPr>
          <w:ilvl w:val="0"/>
          <w:numId w:val="0"/>
        </w:numPr>
        <w:snapToGrid/>
        <w:spacing w:line="300" w:lineRule="auto"/>
        <w:ind w:left="425" w:leftChars="0" w:hanging="425" w:firstLineChars="0"/>
        <w:rPr>
          <w:rFonts w:cs="Times New Roman"/>
          <w:sz w:val="21"/>
          <w:szCs w:val="21"/>
        </w:rPr>
      </w:pPr>
      <w:bookmarkStart w:id="43" w:name="_Ref184913104"/>
      <w:r>
        <w:rPr>
          <w:rFonts w:hint="default" w:ascii="Times New Roman" w:hAnsi="Times New Roman" w:cs="Times New Roman" w:eastAsiaTheme="minorEastAsia"/>
          <w:kern w:val="2"/>
          <w:sz w:val="21"/>
          <w:szCs w:val="21"/>
          <w:lang w:val="en-US" w:eastAsia="zh-CN" w:bidi="ar-SA"/>
        </w:rPr>
        <w:t>[47]</w:t>
      </w:r>
      <w:r>
        <w:rPr>
          <w:rFonts w:cs="Times New Roman"/>
          <w:sz w:val="21"/>
          <w:szCs w:val="21"/>
        </w:rPr>
        <w:t>BULLING A</w:t>
      </w:r>
      <w:r>
        <w:rPr>
          <w:rFonts w:hint="eastAsia" w:cs="Times New Roman"/>
          <w:sz w:val="21"/>
          <w:szCs w:val="21"/>
        </w:rPr>
        <w:t>，</w:t>
      </w:r>
      <w:r>
        <w:rPr>
          <w:rFonts w:cs="Times New Roman"/>
          <w:sz w:val="21"/>
          <w:szCs w:val="21"/>
        </w:rPr>
        <w:t>BLANKE U</w:t>
      </w:r>
      <w:r>
        <w:rPr>
          <w:rFonts w:hint="eastAsia" w:cs="Times New Roman"/>
          <w:sz w:val="21"/>
          <w:szCs w:val="21"/>
        </w:rPr>
        <w:t>，</w:t>
      </w:r>
      <w:r>
        <w:rPr>
          <w:rFonts w:cs="Times New Roman"/>
          <w:sz w:val="21"/>
          <w:szCs w:val="21"/>
        </w:rPr>
        <w:t xml:space="preserve">SCHIELE B. A tutorial on human activity recognition using body-worn inertial sensors [J]. ACM Computing Surveys </w:t>
      </w:r>
      <w:r>
        <w:rPr>
          <w:rFonts w:hint="eastAsia" w:cs="Times New Roman"/>
          <w:sz w:val="21"/>
          <w:szCs w:val="21"/>
        </w:rPr>
        <w:t>（</w:t>
      </w:r>
      <w:r>
        <w:rPr>
          <w:rFonts w:cs="Times New Roman"/>
          <w:sz w:val="21"/>
          <w:szCs w:val="21"/>
        </w:rPr>
        <w:t>CSUR</w:t>
      </w:r>
      <w:r>
        <w:rPr>
          <w:rFonts w:hint="eastAsia" w:cs="Times New Roman"/>
          <w:sz w:val="21"/>
          <w:szCs w:val="21"/>
        </w:rPr>
        <w:t>），</w:t>
      </w:r>
      <w:r>
        <w:rPr>
          <w:rFonts w:cs="Times New Roman"/>
          <w:sz w:val="21"/>
          <w:szCs w:val="21"/>
        </w:rPr>
        <w:t>2014</w:t>
      </w:r>
      <w:r>
        <w:rPr>
          <w:rFonts w:hint="eastAsia" w:cs="Times New Roman"/>
          <w:sz w:val="21"/>
          <w:szCs w:val="21"/>
        </w:rPr>
        <w:t>，</w:t>
      </w:r>
      <w:r>
        <w:rPr>
          <w:rFonts w:cs="Times New Roman"/>
          <w:sz w:val="21"/>
          <w:szCs w:val="21"/>
        </w:rPr>
        <w:t>46</w:t>
      </w:r>
      <w:r>
        <w:rPr>
          <w:rFonts w:hint="eastAsia" w:cs="Times New Roman"/>
          <w:sz w:val="21"/>
          <w:szCs w:val="21"/>
        </w:rPr>
        <w:t>（3）：</w:t>
      </w:r>
      <w:r>
        <w:rPr>
          <w:rFonts w:cs="Times New Roman"/>
          <w:sz w:val="21"/>
          <w:szCs w:val="21"/>
        </w:rPr>
        <w:t>1-33.</w:t>
      </w:r>
      <w:bookmarkEnd w:id="43"/>
    </w:p>
    <w:p w14:paraId="1FEDB023">
      <w:pPr>
        <w:numPr>
          <w:ilvl w:val="0"/>
          <w:numId w:val="0"/>
        </w:numPr>
        <w:snapToGrid/>
        <w:spacing w:line="300" w:lineRule="auto"/>
        <w:ind w:left="425" w:leftChars="0" w:hanging="425" w:firstLineChars="0"/>
        <w:rPr>
          <w:rFonts w:cs="Times New Roman"/>
          <w:sz w:val="21"/>
          <w:szCs w:val="21"/>
        </w:rPr>
      </w:pPr>
      <w:bookmarkStart w:id="44" w:name="_Ref184913119"/>
      <w:r>
        <w:rPr>
          <w:rFonts w:hint="default" w:ascii="Times New Roman" w:hAnsi="Times New Roman" w:cs="Times New Roman" w:eastAsiaTheme="minorEastAsia"/>
          <w:kern w:val="2"/>
          <w:sz w:val="21"/>
          <w:szCs w:val="21"/>
          <w:lang w:val="en-US" w:eastAsia="zh-CN" w:bidi="ar-SA"/>
        </w:rPr>
        <w:t>[48]</w:t>
      </w:r>
      <w:r>
        <w:rPr>
          <w:rFonts w:cs="Times New Roman"/>
          <w:sz w:val="21"/>
          <w:szCs w:val="21"/>
        </w:rPr>
        <w:t>IWAMA H</w:t>
      </w:r>
      <w:r>
        <w:rPr>
          <w:rFonts w:hint="eastAsia" w:cs="Times New Roman"/>
          <w:sz w:val="21"/>
          <w:szCs w:val="21"/>
        </w:rPr>
        <w:t>，</w:t>
      </w:r>
      <w:r>
        <w:rPr>
          <w:rFonts w:cs="Times New Roman"/>
          <w:sz w:val="21"/>
          <w:szCs w:val="21"/>
        </w:rPr>
        <w:t>OKUMURA M</w:t>
      </w:r>
      <w:r>
        <w:rPr>
          <w:rFonts w:hint="eastAsia" w:cs="Times New Roman"/>
          <w:sz w:val="21"/>
          <w:szCs w:val="21"/>
        </w:rPr>
        <w:t>，</w:t>
      </w:r>
      <w:r>
        <w:rPr>
          <w:rFonts w:cs="Times New Roman"/>
          <w:sz w:val="21"/>
          <w:szCs w:val="21"/>
        </w:rPr>
        <w:t>MAKIHARA Y</w:t>
      </w:r>
      <w:r>
        <w:rPr>
          <w:rFonts w:hint="eastAsia" w:cs="Times New Roman"/>
          <w:sz w:val="21"/>
          <w:szCs w:val="21"/>
        </w:rPr>
        <w:t>，</w:t>
      </w:r>
      <w:r>
        <w:rPr>
          <w:rFonts w:cs="Times New Roman"/>
          <w:sz w:val="21"/>
          <w:szCs w:val="21"/>
        </w:rPr>
        <w:t>et al. The OU-ISIR gait database comprising the large population dataset and performance evaluation of gait recognition [J]. IEEE Transactions on Information Forensics and Security</w:t>
      </w:r>
      <w:r>
        <w:rPr>
          <w:rFonts w:hint="eastAsia" w:cs="Times New Roman"/>
          <w:sz w:val="21"/>
          <w:szCs w:val="21"/>
        </w:rPr>
        <w:t>，2012，</w:t>
      </w:r>
      <w:r>
        <w:rPr>
          <w:rFonts w:cs="Times New Roman"/>
          <w:sz w:val="21"/>
          <w:szCs w:val="21"/>
        </w:rPr>
        <w:t>7</w:t>
      </w:r>
      <w:r>
        <w:rPr>
          <w:rFonts w:hint="eastAsia" w:cs="Times New Roman"/>
          <w:sz w:val="21"/>
          <w:szCs w:val="21"/>
        </w:rPr>
        <w:t>（5）：</w:t>
      </w:r>
      <w:r>
        <w:rPr>
          <w:rFonts w:cs="Times New Roman"/>
          <w:sz w:val="21"/>
          <w:szCs w:val="21"/>
        </w:rPr>
        <w:t>1511-1521.</w:t>
      </w:r>
      <w:bookmarkEnd w:id="44"/>
    </w:p>
    <w:p w14:paraId="7C8B0002">
      <w:pPr>
        <w:numPr>
          <w:ilvl w:val="0"/>
          <w:numId w:val="0"/>
        </w:numPr>
        <w:snapToGrid/>
        <w:spacing w:line="300" w:lineRule="auto"/>
        <w:ind w:left="425" w:leftChars="0" w:hanging="425" w:firstLineChars="0"/>
        <w:rPr>
          <w:rFonts w:cs="Times New Roman"/>
          <w:sz w:val="21"/>
          <w:szCs w:val="21"/>
        </w:rPr>
      </w:pPr>
      <w:bookmarkStart w:id="45" w:name="_Ref184913138"/>
      <w:r>
        <w:rPr>
          <w:rFonts w:hint="default" w:ascii="Times New Roman" w:hAnsi="Times New Roman" w:cs="Times New Roman" w:eastAsiaTheme="minorEastAsia"/>
          <w:kern w:val="2"/>
          <w:sz w:val="21"/>
          <w:szCs w:val="21"/>
          <w:lang w:val="en-US" w:eastAsia="zh-CN" w:bidi="ar-SA"/>
        </w:rPr>
        <w:t>[49]</w:t>
      </w:r>
      <w:r>
        <w:rPr>
          <w:rFonts w:cs="Times New Roman"/>
          <w:sz w:val="21"/>
          <w:szCs w:val="21"/>
        </w:rPr>
        <w:t>ZHANG Y</w:t>
      </w:r>
      <w:r>
        <w:rPr>
          <w:rFonts w:hint="eastAsia" w:cs="Times New Roman"/>
          <w:sz w:val="21"/>
          <w:szCs w:val="21"/>
        </w:rPr>
        <w:t>，</w:t>
      </w:r>
      <w:r>
        <w:rPr>
          <w:rFonts w:cs="Times New Roman"/>
          <w:sz w:val="21"/>
          <w:szCs w:val="21"/>
        </w:rPr>
        <w:t>YANG F</w:t>
      </w:r>
      <w:r>
        <w:rPr>
          <w:rFonts w:hint="eastAsia" w:cs="Times New Roman"/>
          <w:sz w:val="21"/>
          <w:szCs w:val="21"/>
        </w:rPr>
        <w:t>，</w:t>
      </w:r>
      <w:r>
        <w:rPr>
          <w:rFonts w:cs="Times New Roman"/>
          <w:sz w:val="21"/>
          <w:szCs w:val="21"/>
        </w:rPr>
        <w:t>FAN Q</w:t>
      </w:r>
      <w:r>
        <w:rPr>
          <w:rFonts w:hint="eastAsia" w:cs="Times New Roman"/>
          <w:sz w:val="21"/>
          <w:szCs w:val="21"/>
        </w:rPr>
        <w:t>，</w:t>
      </w:r>
      <w:r>
        <w:rPr>
          <w:rFonts w:cs="Times New Roman"/>
          <w:sz w:val="21"/>
          <w:szCs w:val="21"/>
        </w:rPr>
        <w:t>et al. Research on sEMG-based gesture recognition by dual-view deep learning [J]. IEEE Access</w:t>
      </w:r>
      <w:r>
        <w:rPr>
          <w:rFonts w:hint="eastAsia" w:cs="Times New Roman"/>
          <w:sz w:val="21"/>
          <w:szCs w:val="21"/>
        </w:rPr>
        <w:t>，</w:t>
      </w:r>
      <w:r>
        <w:rPr>
          <w:rFonts w:cs="Times New Roman"/>
          <w:sz w:val="21"/>
          <w:szCs w:val="21"/>
        </w:rPr>
        <w:t>2022</w:t>
      </w:r>
      <w:r>
        <w:rPr>
          <w:rFonts w:hint="eastAsia" w:cs="Times New Roman"/>
          <w:sz w:val="21"/>
          <w:szCs w:val="21"/>
        </w:rPr>
        <w:t xml:space="preserve"> （</w:t>
      </w:r>
      <w:r>
        <w:rPr>
          <w:rFonts w:cs="Times New Roman"/>
          <w:sz w:val="21"/>
          <w:szCs w:val="21"/>
        </w:rPr>
        <w:t>10</w:t>
      </w:r>
      <w:r>
        <w:rPr>
          <w:rFonts w:hint="eastAsia" w:cs="Times New Roman"/>
          <w:sz w:val="21"/>
          <w:szCs w:val="21"/>
        </w:rPr>
        <w:t>）</w:t>
      </w:r>
      <w:r>
        <w:rPr>
          <w:rFonts w:cs="Times New Roman"/>
          <w:sz w:val="21"/>
          <w:szCs w:val="21"/>
        </w:rPr>
        <w:t>：32928-32937.</w:t>
      </w:r>
      <w:bookmarkEnd w:id="45"/>
    </w:p>
    <w:p w14:paraId="7B8C4FFF">
      <w:pPr>
        <w:numPr>
          <w:ilvl w:val="0"/>
          <w:numId w:val="0"/>
        </w:numPr>
        <w:snapToGrid/>
        <w:spacing w:line="300" w:lineRule="auto"/>
        <w:ind w:left="425" w:leftChars="0" w:hanging="425" w:firstLineChars="0"/>
        <w:rPr>
          <w:rFonts w:cs="Times New Roman"/>
          <w:sz w:val="21"/>
          <w:szCs w:val="21"/>
        </w:rPr>
      </w:pPr>
      <w:bookmarkStart w:id="46" w:name="_Ref184913146"/>
      <w:r>
        <w:rPr>
          <w:rFonts w:hint="default" w:ascii="Times New Roman" w:hAnsi="Times New Roman" w:cs="Times New Roman" w:eastAsiaTheme="minorEastAsia"/>
          <w:kern w:val="2"/>
          <w:sz w:val="21"/>
          <w:szCs w:val="21"/>
          <w:lang w:val="en-US" w:eastAsia="zh-CN" w:bidi="ar-SA"/>
        </w:rPr>
        <w:t>[50]</w:t>
      </w:r>
      <w:r>
        <w:rPr>
          <w:rFonts w:cs="Times New Roman"/>
          <w:sz w:val="21"/>
          <w:szCs w:val="21"/>
        </w:rPr>
        <w:t>XU Z Y</w:t>
      </w:r>
      <w:r>
        <w:rPr>
          <w:rFonts w:hint="eastAsia" w:cs="Times New Roman"/>
          <w:sz w:val="21"/>
          <w:szCs w:val="21"/>
        </w:rPr>
        <w:t>，</w:t>
      </w:r>
      <w:r>
        <w:rPr>
          <w:rFonts w:cs="Times New Roman"/>
          <w:sz w:val="21"/>
          <w:szCs w:val="21"/>
        </w:rPr>
        <w:t>YU J X</w:t>
      </w:r>
      <w:r>
        <w:rPr>
          <w:rFonts w:hint="eastAsia" w:cs="Times New Roman"/>
          <w:sz w:val="21"/>
          <w:szCs w:val="21"/>
        </w:rPr>
        <w:t>，</w:t>
      </w:r>
      <w:r>
        <w:rPr>
          <w:rFonts w:cs="Times New Roman"/>
          <w:sz w:val="21"/>
          <w:szCs w:val="21"/>
        </w:rPr>
        <w:t>XIANG W T</w:t>
      </w:r>
      <w:r>
        <w:rPr>
          <w:rFonts w:hint="eastAsia" w:cs="Times New Roman"/>
          <w:sz w:val="21"/>
          <w:szCs w:val="21"/>
        </w:rPr>
        <w:t>，</w:t>
      </w:r>
      <w:r>
        <w:rPr>
          <w:rFonts w:cs="Times New Roman"/>
          <w:sz w:val="21"/>
          <w:szCs w:val="21"/>
        </w:rPr>
        <w:t>et al. A novel SE-CNN attention architecture for sEMG-based hand gesture recognition [J]. Computer Modeling in Engineering &amp; Sciences</w:t>
      </w:r>
      <w:r>
        <w:rPr>
          <w:rFonts w:hint="eastAsia" w:cs="Times New Roman"/>
          <w:sz w:val="21"/>
          <w:szCs w:val="21"/>
        </w:rPr>
        <w:t>，</w:t>
      </w:r>
      <w:r>
        <w:rPr>
          <w:rFonts w:cs="Times New Roman"/>
          <w:sz w:val="21"/>
          <w:szCs w:val="21"/>
        </w:rPr>
        <w:t>2023</w:t>
      </w:r>
      <w:r>
        <w:rPr>
          <w:rFonts w:hint="eastAsia" w:cs="Times New Roman"/>
          <w:sz w:val="21"/>
          <w:szCs w:val="21"/>
        </w:rPr>
        <w:t>，</w:t>
      </w:r>
      <w:r>
        <w:rPr>
          <w:rFonts w:cs="Times New Roman"/>
          <w:sz w:val="21"/>
          <w:szCs w:val="21"/>
        </w:rPr>
        <w:t>134</w:t>
      </w:r>
      <w:r>
        <w:rPr>
          <w:rFonts w:hint="eastAsia" w:cs="Times New Roman"/>
          <w:sz w:val="21"/>
          <w:szCs w:val="21"/>
        </w:rPr>
        <w:t>（1）：</w:t>
      </w:r>
      <w:r>
        <w:rPr>
          <w:rFonts w:cs="Times New Roman"/>
          <w:sz w:val="21"/>
          <w:szCs w:val="21"/>
        </w:rPr>
        <w:t>157-177.</w:t>
      </w:r>
      <w:bookmarkEnd w:id="46"/>
    </w:p>
    <w:p w14:paraId="50E5F2D4">
      <w:pPr>
        <w:numPr>
          <w:ilvl w:val="0"/>
          <w:numId w:val="0"/>
        </w:numPr>
        <w:snapToGrid/>
        <w:spacing w:line="300" w:lineRule="auto"/>
        <w:ind w:left="425" w:leftChars="0" w:hanging="425" w:firstLineChars="0"/>
        <w:rPr>
          <w:rFonts w:cs="Times New Roman"/>
          <w:sz w:val="21"/>
          <w:szCs w:val="21"/>
        </w:rPr>
      </w:pPr>
      <w:bookmarkStart w:id="47" w:name="_Ref184913151"/>
      <w:r>
        <w:rPr>
          <w:rFonts w:hint="default" w:ascii="Times New Roman" w:hAnsi="Times New Roman" w:cs="Times New Roman" w:eastAsiaTheme="minorEastAsia"/>
          <w:kern w:val="2"/>
          <w:sz w:val="21"/>
          <w:szCs w:val="21"/>
          <w:lang w:val="en-US" w:eastAsia="zh-CN" w:bidi="ar-SA"/>
        </w:rPr>
        <w:t>[51]</w:t>
      </w:r>
      <w:r>
        <w:rPr>
          <w:rFonts w:cs="Times New Roman"/>
          <w:sz w:val="21"/>
          <w:szCs w:val="21"/>
        </w:rPr>
        <w:t>DAI Q F</w:t>
      </w:r>
      <w:r>
        <w:rPr>
          <w:rFonts w:hint="eastAsia" w:cs="Times New Roman"/>
          <w:sz w:val="21"/>
          <w:szCs w:val="21"/>
        </w:rPr>
        <w:t>，</w:t>
      </w:r>
      <w:r>
        <w:rPr>
          <w:rFonts w:cs="Times New Roman"/>
          <w:sz w:val="21"/>
          <w:szCs w:val="21"/>
        </w:rPr>
        <w:t>WONG Y K</w:t>
      </w:r>
      <w:r>
        <w:rPr>
          <w:rFonts w:hint="eastAsia" w:cs="Times New Roman"/>
          <w:sz w:val="21"/>
          <w:szCs w:val="21"/>
        </w:rPr>
        <w:t>，</w:t>
      </w:r>
      <w:r>
        <w:rPr>
          <w:rFonts w:cs="Times New Roman"/>
          <w:sz w:val="21"/>
          <w:szCs w:val="21"/>
        </w:rPr>
        <w:t>KANKANHALI M</w:t>
      </w:r>
      <w:r>
        <w:rPr>
          <w:rFonts w:hint="eastAsia" w:cs="Times New Roman"/>
          <w:sz w:val="21"/>
          <w:szCs w:val="21"/>
        </w:rPr>
        <w:t>，</w:t>
      </w:r>
      <w:r>
        <w:rPr>
          <w:rFonts w:cs="Times New Roman"/>
          <w:sz w:val="21"/>
          <w:szCs w:val="21"/>
        </w:rPr>
        <w:t xml:space="preserve">et al. Improved network and training scheme for cross-trial surface electromyography </w:t>
      </w:r>
      <w:r>
        <w:rPr>
          <w:rFonts w:hint="eastAsia" w:cs="Times New Roman"/>
          <w:sz w:val="21"/>
          <w:szCs w:val="21"/>
        </w:rPr>
        <w:t>（</w:t>
      </w:r>
      <w:r>
        <w:rPr>
          <w:rFonts w:cs="Times New Roman"/>
          <w:sz w:val="21"/>
          <w:szCs w:val="21"/>
        </w:rPr>
        <w:t>sEMG</w:t>
      </w:r>
      <w:r>
        <w:rPr>
          <w:rFonts w:hint="eastAsia" w:cs="Times New Roman"/>
          <w:sz w:val="21"/>
          <w:szCs w:val="21"/>
        </w:rPr>
        <w:t>）</w:t>
      </w:r>
      <w:r>
        <w:rPr>
          <w:rFonts w:cs="Times New Roman"/>
          <w:sz w:val="21"/>
          <w:szCs w:val="21"/>
        </w:rPr>
        <w:t>-based gesture recognition [J]. Bioengineering</w:t>
      </w:r>
      <w:r>
        <w:rPr>
          <w:rFonts w:hint="eastAsia" w:cs="Times New Roman"/>
          <w:sz w:val="21"/>
          <w:szCs w:val="21"/>
        </w:rPr>
        <w:t>，</w:t>
      </w:r>
      <w:r>
        <w:rPr>
          <w:rFonts w:cs="Times New Roman"/>
          <w:sz w:val="21"/>
          <w:szCs w:val="21"/>
        </w:rPr>
        <w:t>2023</w:t>
      </w:r>
      <w:r>
        <w:rPr>
          <w:rFonts w:hint="eastAsia" w:cs="Times New Roman"/>
          <w:sz w:val="21"/>
          <w:szCs w:val="21"/>
        </w:rPr>
        <w:t>，</w:t>
      </w:r>
      <w:r>
        <w:rPr>
          <w:rFonts w:cs="Times New Roman"/>
          <w:sz w:val="21"/>
          <w:szCs w:val="21"/>
        </w:rPr>
        <w:t>10</w:t>
      </w:r>
      <w:r>
        <w:rPr>
          <w:rFonts w:hint="eastAsia" w:cs="Times New Roman"/>
          <w:sz w:val="21"/>
          <w:szCs w:val="21"/>
        </w:rPr>
        <w:t>（9）：</w:t>
      </w:r>
      <w:r>
        <w:rPr>
          <w:rFonts w:cs="Times New Roman"/>
          <w:sz w:val="21"/>
          <w:szCs w:val="21"/>
        </w:rPr>
        <w:t>1101.</w:t>
      </w:r>
      <w:bookmarkEnd w:id="47"/>
    </w:p>
    <w:p w14:paraId="20A19F56">
      <w:pPr>
        <w:numPr>
          <w:ilvl w:val="0"/>
          <w:numId w:val="0"/>
        </w:numPr>
        <w:snapToGrid/>
        <w:spacing w:line="300" w:lineRule="auto"/>
        <w:ind w:left="425" w:leftChars="0" w:hanging="425" w:firstLineChars="0"/>
        <w:rPr>
          <w:rFonts w:cs="Times New Roman"/>
          <w:sz w:val="21"/>
          <w:szCs w:val="21"/>
        </w:rPr>
      </w:pPr>
      <w:bookmarkStart w:id="48" w:name="_Ref184913173"/>
      <w:r>
        <w:rPr>
          <w:rFonts w:hint="default" w:ascii="Times New Roman" w:hAnsi="Times New Roman" w:cs="Times New Roman" w:eastAsiaTheme="minorEastAsia"/>
          <w:kern w:val="2"/>
          <w:sz w:val="21"/>
          <w:szCs w:val="21"/>
          <w:lang w:val="en-US" w:eastAsia="zh-CN" w:bidi="ar-SA"/>
        </w:rPr>
        <w:t>[52]</w:t>
      </w:r>
      <w:r>
        <w:rPr>
          <w:rFonts w:cs="Times New Roman"/>
          <w:sz w:val="21"/>
          <w:szCs w:val="21"/>
        </w:rPr>
        <w:t>KHUSHABA R N</w:t>
      </w:r>
      <w:r>
        <w:rPr>
          <w:rFonts w:hint="eastAsia" w:cs="Times New Roman"/>
          <w:sz w:val="21"/>
          <w:szCs w:val="21"/>
        </w:rPr>
        <w:t>，</w:t>
      </w:r>
      <w:r>
        <w:rPr>
          <w:rFonts w:cs="Times New Roman"/>
          <w:sz w:val="21"/>
          <w:szCs w:val="21"/>
        </w:rPr>
        <w:t xml:space="preserve">KODAGODA S. Electromyogram (EMG) feature reduction using Mutual Components Analysis for multifunction prosthetic fingers control [C]. 2012 12th International Conference on Control Automation Robotics &amp; Vision </w:t>
      </w:r>
      <w:r>
        <w:rPr>
          <w:rFonts w:hint="eastAsia" w:cs="Times New Roman"/>
          <w:sz w:val="21"/>
          <w:szCs w:val="21"/>
        </w:rPr>
        <w:t>（</w:t>
      </w:r>
      <w:r>
        <w:rPr>
          <w:rFonts w:cs="Times New Roman"/>
          <w:sz w:val="21"/>
          <w:szCs w:val="21"/>
        </w:rPr>
        <w:t>ICARCV</w:t>
      </w:r>
      <w:r>
        <w:rPr>
          <w:rFonts w:hint="eastAsia" w:cs="Times New Roman"/>
          <w:sz w:val="21"/>
          <w:szCs w:val="21"/>
        </w:rPr>
        <w:t>），</w:t>
      </w:r>
      <w:r>
        <w:rPr>
          <w:rFonts w:cs="Times New Roman"/>
          <w:sz w:val="21"/>
          <w:szCs w:val="21"/>
        </w:rPr>
        <w:t>2012.</w:t>
      </w:r>
      <w:bookmarkEnd w:id="48"/>
    </w:p>
    <w:p w14:paraId="736A646E">
      <w:pPr>
        <w:numPr>
          <w:ilvl w:val="0"/>
          <w:numId w:val="0"/>
        </w:numPr>
        <w:snapToGrid/>
        <w:spacing w:line="300" w:lineRule="auto"/>
        <w:ind w:left="425" w:leftChars="0" w:hanging="425" w:firstLineChars="0"/>
        <w:rPr>
          <w:rFonts w:cs="Times New Roman"/>
          <w:sz w:val="21"/>
          <w:szCs w:val="21"/>
        </w:rPr>
      </w:pPr>
      <w:bookmarkStart w:id="49" w:name="_Ref184913181"/>
      <w:r>
        <w:rPr>
          <w:rFonts w:hint="default" w:ascii="Times New Roman" w:hAnsi="Times New Roman" w:cs="Times New Roman" w:eastAsiaTheme="minorEastAsia"/>
          <w:kern w:val="2"/>
          <w:sz w:val="21"/>
          <w:szCs w:val="21"/>
          <w:lang w:val="en-US" w:eastAsia="zh-CN" w:bidi="ar-SA"/>
        </w:rPr>
        <w:t>[53]</w:t>
      </w:r>
      <w:r>
        <w:rPr>
          <w:rFonts w:cs="Times New Roman"/>
          <w:sz w:val="21"/>
          <w:szCs w:val="21"/>
        </w:rPr>
        <w:t>KHUSHABA R N</w:t>
      </w:r>
      <w:r>
        <w:rPr>
          <w:rFonts w:hint="eastAsia" w:cs="Times New Roman"/>
          <w:sz w:val="21"/>
          <w:szCs w:val="21"/>
        </w:rPr>
        <w:t>，</w:t>
      </w:r>
      <w:r>
        <w:rPr>
          <w:rFonts w:cs="Times New Roman"/>
          <w:sz w:val="21"/>
          <w:szCs w:val="21"/>
        </w:rPr>
        <w:t>TAKRURI M</w:t>
      </w:r>
      <w:r>
        <w:rPr>
          <w:rFonts w:hint="eastAsia" w:cs="Times New Roman"/>
          <w:sz w:val="21"/>
          <w:szCs w:val="21"/>
        </w:rPr>
        <w:t>，</w:t>
      </w:r>
      <w:r>
        <w:rPr>
          <w:rFonts w:cs="Times New Roman"/>
          <w:sz w:val="21"/>
          <w:szCs w:val="21"/>
        </w:rPr>
        <w:t>MIRO J V</w:t>
      </w:r>
      <w:r>
        <w:rPr>
          <w:rFonts w:hint="eastAsia" w:cs="Times New Roman"/>
          <w:sz w:val="21"/>
          <w:szCs w:val="21"/>
        </w:rPr>
        <w:t>，</w:t>
      </w:r>
      <w:r>
        <w:rPr>
          <w:rFonts w:cs="Times New Roman"/>
          <w:sz w:val="21"/>
          <w:szCs w:val="21"/>
        </w:rPr>
        <w:t>et al. Towards limb position invariant myoelectric pattern recognition using time-dependent spectral features [J]. Neural networks</w:t>
      </w:r>
      <w:r>
        <w:rPr>
          <w:rFonts w:hint="eastAsia" w:cs="Times New Roman"/>
          <w:sz w:val="21"/>
          <w:szCs w:val="21"/>
        </w:rPr>
        <w:t>，</w:t>
      </w:r>
      <w:r>
        <w:rPr>
          <w:rFonts w:cs="Times New Roman"/>
          <w:sz w:val="21"/>
          <w:szCs w:val="21"/>
        </w:rPr>
        <w:t xml:space="preserve">2014 </w:t>
      </w:r>
      <w:r>
        <w:rPr>
          <w:rFonts w:hint="eastAsia" w:cs="Times New Roman"/>
          <w:sz w:val="21"/>
          <w:szCs w:val="21"/>
        </w:rPr>
        <w:t>（</w:t>
      </w:r>
      <w:r>
        <w:rPr>
          <w:rFonts w:cs="Times New Roman"/>
          <w:sz w:val="21"/>
          <w:szCs w:val="21"/>
        </w:rPr>
        <w:t>55</w:t>
      </w:r>
      <w:r>
        <w:rPr>
          <w:rFonts w:hint="eastAsia" w:cs="Times New Roman"/>
          <w:sz w:val="21"/>
          <w:szCs w:val="21"/>
        </w:rPr>
        <w:t>）</w:t>
      </w:r>
      <w:r>
        <w:rPr>
          <w:rFonts w:cs="Times New Roman"/>
          <w:sz w:val="21"/>
          <w:szCs w:val="21"/>
        </w:rPr>
        <w:t>：42-58.</w:t>
      </w:r>
      <w:bookmarkEnd w:id="49"/>
    </w:p>
    <w:p w14:paraId="539BC705">
      <w:pPr>
        <w:numPr>
          <w:ilvl w:val="0"/>
          <w:numId w:val="0"/>
        </w:numPr>
        <w:snapToGrid/>
        <w:spacing w:line="300" w:lineRule="auto"/>
        <w:ind w:left="425" w:leftChars="0" w:hanging="425" w:firstLineChars="0"/>
        <w:rPr>
          <w:rFonts w:cs="Times New Roman"/>
          <w:sz w:val="21"/>
          <w:szCs w:val="21"/>
        </w:rPr>
      </w:pPr>
      <w:bookmarkStart w:id="50" w:name="_Ref184913187"/>
      <w:r>
        <w:rPr>
          <w:rFonts w:hint="default" w:ascii="Times New Roman" w:hAnsi="Times New Roman" w:cs="Times New Roman" w:eastAsiaTheme="minorEastAsia"/>
          <w:kern w:val="2"/>
          <w:sz w:val="21"/>
          <w:szCs w:val="21"/>
          <w:lang w:val="en-US" w:eastAsia="zh-CN" w:bidi="ar-SA"/>
        </w:rPr>
        <w:t>[54]</w:t>
      </w:r>
      <w:r>
        <w:rPr>
          <w:rFonts w:cs="Times New Roman"/>
          <w:sz w:val="21"/>
          <w:szCs w:val="21"/>
        </w:rPr>
        <w:t>SAPSANIS C</w:t>
      </w:r>
      <w:r>
        <w:rPr>
          <w:rFonts w:hint="eastAsia" w:cs="Times New Roman"/>
          <w:sz w:val="21"/>
          <w:szCs w:val="21"/>
        </w:rPr>
        <w:t>，</w:t>
      </w:r>
      <w:r>
        <w:rPr>
          <w:rFonts w:cs="Times New Roman"/>
          <w:sz w:val="21"/>
          <w:szCs w:val="21"/>
        </w:rPr>
        <w:t>GEORGOULAS G</w:t>
      </w:r>
      <w:r>
        <w:rPr>
          <w:rFonts w:hint="eastAsia" w:cs="Times New Roman"/>
          <w:sz w:val="21"/>
          <w:szCs w:val="21"/>
        </w:rPr>
        <w:t>，</w:t>
      </w:r>
      <w:r>
        <w:rPr>
          <w:rFonts w:cs="Times New Roman"/>
          <w:sz w:val="21"/>
          <w:szCs w:val="21"/>
        </w:rPr>
        <w:t>TZES A</w:t>
      </w:r>
      <w:r>
        <w:rPr>
          <w:rFonts w:hint="eastAsia" w:cs="Times New Roman"/>
          <w:sz w:val="21"/>
          <w:szCs w:val="21"/>
        </w:rPr>
        <w:t>，</w:t>
      </w:r>
      <w:r>
        <w:rPr>
          <w:rFonts w:cs="Times New Roman"/>
          <w:sz w:val="21"/>
          <w:szCs w:val="21"/>
        </w:rPr>
        <w:t xml:space="preserve">et al. Improving EMG based classification of basic hand movements using EMD [C]. 2013 35th Annual International Conference of the IEEE Engineering in Medicine and Biology Society </w:t>
      </w:r>
      <w:r>
        <w:rPr>
          <w:rFonts w:hint="eastAsia" w:cs="Times New Roman"/>
          <w:sz w:val="21"/>
          <w:szCs w:val="21"/>
        </w:rPr>
        <w:t>（</w:t>
      </w:r>
      <w:r>
        <w:rPr>
          <w:rFonts w:cs="Times New Roman"/>
          <w:sz w:val="21"/>
          <w:szCs w:val="21"/>
        </w:rPr>
        <w:t>EMBC</w:t>
      </w:r>
      <w:r>
        <w:rPr>
          <w:rFonts w:hint="eastAsia" w:cs="Times New Roman"/>
          <w:sz w:val="21"/>
          <w:szCs w:val="21"/>
        </w:rPr>
        <w:t>），</w:t>
      </w:r>
      <w:r>
        <w:rPr>
          <w:rFonts w:cs="Times New Roman"/>
          <w:sz w:val="21"/>
          <w:szCs w:val="21"/>
        </w:rPr>
        <w:t>2013.</w:t>
      </w:r>
      <w:bookmarkEnd w:id="50"/>
    </w:p>
    <w:p w14:paraId="1A2EFCC9">
      <w:pPr>
        <w:numPr>
          <w:ilvl w:val="0"/>
          <w:numId w:val="0"/>
        </w:numPr>
        <w:snapToGrid/>
        <w:spacing w:line="300" w:lineRule="auto"/>
        <w:ind w:left="425" w:leftChars="0" w:hanging="425" w:firstLineChars="0"/>
        <w:rPr>
          <w:rFonts w:cs="Times New Roman"/>
          <w:sz w:val="21"/>
          <w:szCs w:val="21"/>
        </w:rPr>
      </w:pPr>
      <w:bookmarkStart w:id="51" w:name="_Ref184913194"/>
      <w:r>
        <w:rPr>
          <w:rFonts w:hint="default" w:ascii="Times New Roman" w:hAnsi="Times New Roman" w:cs="Times New Roman" w:eastAsiaTheme="minorEastAsia"/>
          <w:kern w:val="2"/>
          <w:sz w:val="21"/>
          <w:szCs w:val="21"/>
          <w:lang w:val="en-US" w:eastAsia="zh-CN" w:bidi="ar-SA"/>
        </w:rPr>
        <w:t>[55]</w:t>
      </w:r>
      <w:r>
        <w:rPr>
          <w:rFonts w:cs="Times New Roman"/>
          <w:sz w:val="21"/>
          <w:szCs w:val="21"/>
        </w:rPr>
        <w:t>SAPSANIS C. Recognition of basic hand movements using electromyography [J]. arXiv，</w:t>
      </w:r>
      <w:r>
        <w:rPr>
          <w:rFonts w:hint="eastAsia" w:cs="Times New Roman"/>
          <w:sz w:val="21"/>
          <w:szCs w:val="21"/>
        </w:rPr>
        <w:t>2018 （10）：</w:t>
      </w:r>
      <w:r>
        <w:rPr>
          <w:rFonts w:cs="Times New Roman"/>
          <w:sz w:val="21"/>
          <w:szCs w:val="21"/>
        </w:rPr>
        <w:t>1810.10062.</w:t>
      </w:r>
      <w:bookmarkEnd w:id="51"/>
    </w:p>
    <w:p w14:paraId="17A46910">
      <w:pPr>
        <w:numPr>
          <w:ilvl w:val="0"/>
          <w:numId w:val="0"/>
        </w:numPr>
        <w:snapToGrid/>
        <w:spacing w:line="300" w:lineRule="auto"/>
        <w:ind w:left="425" w:leftChars="0" w:hanging="425" w:firstLineChars="0"/>
        <w:rPr>
          <w:rFonts w:cs="Times New Roman"/>
          <w:sz w:val="21"/>
          <w:szCs w:val="21"/>
        </w:rPr>
      </w:pPr>
      <w:bookmarkStart w:id="52" w:name="_Ref184913201"/>
      <w:r>
        <w:rPr>
          <w:rFonts w:hint="default" w:ascii="Times New Roman" w:hAnsi="Times New Roman" w:cs="Times New Roman" w:eastAsiaTheme="minorEastAsia"/>
          <w:kern w:val="2"/>
          <w:sz w:val="21"/>
          <w:szCs w:val="21"/>
          <w:lang w:val="en-US" w:eastAsia="zh-CN" w:bidi="ar-SA"/>
        </w:rPr>
        <w:t>[56]</w:t>
      </w:r>
      <w:r>
        <w:rPr>
          <w:rFonts w:cs="Times New Roman"/>
          <w:sz w:val="21"/>
          <w:szCs w:val="21"/>
        </w:rPr>
        <w:t>AL-TIMEMY A H</w:t>
      </w:r>
      <w:r>
        <w:rPr>
          <w:rFonts w:hint="eastAsia" w:cs="Times New Roman"/>
          <w:sz w:val="21"/>
          <w:szCs w:val="21"/>
        </w:rPr>
        <w:t>，</w:t>
      </w:r>
      <w:r>
        <w:rPr>
          <w:rFonts w:cs="Times New Roman"/>
          <w:sz w:val="21"/>
          <w:szCs w:val="21"/>
        </w:rPr>
        <w:t>KHUSHABA R N</w:t>
      </w:r>
      <w:r>
        <w:rPr>
          <w:rFonts w:hint="eastAsia" w:cs="Times New Roman"/>
          <w:sz w:val="21"/>
          <w:szCs w:val="21"/>
        </w:rPr>
        <w:t>，</w:t>
      </w:r>
      <w:r>
        <w:rPr>
          <w:rFonts w:cs="Times New Roman"/>
          <w:sz w:val="21"/>
          <w:szCs w:val="21"/>
        </w:rPr>
        <w:t>BUGMANN G</w:t>
      </w:r>
      <w:r>
        <w:rPr>
          <w:rFonts w:hint="eastAsia" w:cs="Times New Roman"/>
          <w:sz w:val="21"/>
          <w:szCs w:val="21"/>
        </w:rPr>
        <w:t>，</w:t>
      </w:r>
      <w:r>
        <w:rPr>
          <w:rFonts w:cs="Times New Roman"/>
          <w:sz w:val="21"/>
          <w:szCs w:val="21"/>
        </w:rPr>
        <w:t>et al. Improving the performance against force variation of EMG controlled multifunctional upper-limb prostheses for transradial amputees [J]. IEEE Transactions on Neural Systems and Rehabilitation Engineering</w:t>
      </w:r>
      <w:r>
        <w:rPr>
          <w:rFonts w:hint="eastAsia" w:cs="Times New Roman"/>
          <w:sz w:val="21"/>
          <w:szCs w:val="21"/>
        </w:rPr>
        <w:t>，2016，</w:t>
      </w:r>
      <w:r>
        <w:rPr>
          <w:rFonts w:cs="Times New Roman"/>
          <w:sz w:val="21"/>
          <w:szCs w:val="21"/>
        </w:rPr>
        <w:t>24</w:t>
      </w:r>
      <w:r>
        <w:rPr>
          <w:rFonts w:hint="eastAsia" w:cs="Times New Roman"/>
          <w:sz w:val="21"/>
          <w:szCs w:val="21"/>
        </w:rPr>
        <w:t>（6）：</w:t>
      </w:r>
      <w:r>
        <w:rPr>
          <w:rFonts w:cs="Times New Roman"/>
          <w:sz w:val="21"/>
          <w:szCs w:val="21"/>
        </w:rPr>
        <w:t>650-661.</w:t>
      </w:r>
      <w:bookmarkEnd w:id="52"/>
    </w:p>
    <w:p w14:paraId="195F4D94">
      <w:pPr>
        <w:numPr>
          <w:ilvl w:val="0"/>
          <w:numId w:val="0"/>
        </w:numPr>
        <w:snapToGrid/>
        <w:spacing w:line="300" w:lineRule="auto"/>
        <w:ind w:left="425" w:leftChars="0" w:hanging="425" w:firstLineChars="0"/>
        <w:rPr>
          <w:rFonts w:cs="Times New Roman"/>
          <w:sz w:val="21"/>
          <w:szCs w:val="21"/>
        </w:rPr>
      </w:pPr>
      <w:bookmarkStart w:id="53" w:name="_Ref184913208"/>
      <w:r>
        <w:rPr>
          <w:rFonts w:hint="default" w:ascii="Times New Roman" w:hAnsi="Times New Roman" w:cs="Times New Roman" w:eastAsiaTheme="minorEastAsia"/>
          <w:kern w:val="2"/>
          <w:sz w:val="21"/>
          <w:szCs w:val="21"/>
          <w:lang w:val="en-US" w:eastAsia="zh-CN" w:bidi="ar-SA"/>
        </w:rPr>
        <w:t>[57]</w:t>
      </w:r>
      <w:r>
        <w:rPr>
          <w:rFonts w:cs="Times New Roman"/>
          <w:sz w:val="21"/>
          <w:szCs w:val="21"/>
        </w:rPr>
        <w:t>THEODORIDIS T</w:t>
      </w:r>
      <w:r>
        <w:rPr>
          <w:rFonts w:hint="eastAsia" w:cs="Times New Roman"/>
          <w:sz w:val="21"/>
          <w:szCs w:val="21"/>
        </w:rPr>
        <w:t>，</w:t>
      </w:r>
      <w:r>
        <w:rPr>
          <w:rFonts w:cs="Times New Roman"/>
          <w:sz w:val="21"/>
          <w:szCs w:val="21"/>
        </w:rPr>
        <w:t>AGAPITOS A</w:t>
      </w:r>
      <w:r>
        <w:rPr>
          <w:rFonts w:hint="eastAsia" w:cs="Times New Roman"/>
          <w:sz w:val="21"/>
          <w:szCs w:val="21"/>
        </w:rPr>
        <w:t>，</w:t>
      </w:r>
      <w:r>
        <w:rPr>
          <w:rFonts w:cs="Times New Roman"/>
          <w:sz w:val="21"/>
          <w:szCs w:val="21"/>
        </w:rPr>
        <w:t>HU H S. A gaussian groundplan projection area model for evolving probabilistic classifiers [C]. Proceedings of the 13th annual conference on Genetic and evolutionary computation</w:t>
      </w:r>
      <w:r>
        <w:rPr>
          <w:rFonts w:hint="eastAsia" w:cs="Times New Roman"/>
          <w:sz w:val="21"/>
          <w:szCs w:val="21"/>
        </w:rPr>
        <w:t>，</w:t>
      </w:r>
      <w:r>
        <w:rPr>
          <w:rFonts w:cs="Times New Roman"/>
          <w:sz w:val="21"/>
          <w:szCs w:val="21"/>
        </w:rPr>
        <w:t>2011.</w:t>
      </w:r>
      <w:bookmarkEnd w:id="53"/>
    </w:p>
    <w:p w14:paraId="5DEB78AB">
      <w:pPr>
        <w:numPr>
          <w:ilvl w:val="0"/>
          <w:numId w:val="0"/>
        </w:numPr>
        <w:snapToGrid/>
        <w:spacing w:line="300" w:lineRule="auto"/>
        <w:ind w:left="425" w:leftChars="0" w:hanging="425" w:firstLineChars="0"/>
        <w:rPr>
          <w:rFonts w:cs="Times New Roman"/>
          <w:sz w:val="21"/>
          <w:szCs w:val="21"/>
        </w:rPr>
      </w:pPr>
      <w:bookmarkStart w:id="54" w:name="_Ref184913223"/>
      <w:r>
        <w:rPr>
          <w:rFonts w:hint="default" w:ascii="Times New Roman" w:hAnsi="Times New Roman" w:cs="Times New Roman" w:eastAsiaTheme="minorEastAsia"/>
          <w:kern w:val="2"/>
          <w:sz w:val="21"/>
          <w:szCs w:val="21"/>
          <w:lang w:val="en-US" w:eastAsia="zh-CN" w:bidi="ar-SA"/>
        </w:rPr>
        <w:t>[58]</w:t>
      </w:r>
      <w:r>
        <w:rPr>
          <w:rFonts w:cs="Times New Roman"/>
          <w:sz w:val="21"/>
          <w:szCs w:val="21"/>
        </w:rPr>
        <w:t>LUAN Y</w:t>
      </w:r>
      <w:r>
        <w:rPr>
          <w:rFonts w:hint="eastAsia" w:cs="Times New Roman"/>
          <w:sz w:val="21"/>
          <w:szCs w:val="21"/>
        </w:rPr>
        <w:t>，</w:t>
      </w:r>
      <w:r>
        <w:rPr>
          <w:rFonts w:cs="Times New Roman"/>
          <w:sz w:val="21"/>
          <w:szCs w:val="21"/>
        </w:rPr>
        <w:t>SHI Y H</w:t>
      </w:r>
      <w:r>
        <w:rPr>
          <w:rFonts w:hint="eastAsia" w:cs="Times New Roman"/>
          <w:sz w:val="21"/>
          <w:szCs w:val="21"/>
        </w:rPr>
        <w:t>，</w:t>
      </w:r>
      <w:r>
        <w:rPr>
          <w:rFonts w:cs="Times New Roman"/>
          <w:sz w:val="21"/>
          <w:szCs w:val="21"/>
        </w:rPr>
        <w:t>WU W Y，et al. HAR-sEMG: a dataset for human activity recognition on lower-limb sEMG [J]. Knowledge and Information Systems</w:t>
      </w:r>
      <w:r>
        <w:rPr>
          <w:rFonts w:hint="eastAsia" w:cs="Times New Roman"/>
          <w:sz w:val="21"/>
          <w:szCs w:val="21"/>
        </w:rPr>
        <w:t>，</w:t>
      </w:r>
      <w:r>
        <w:rPr>
          <w:rFonts w:cs="Times New Roman"/>
          <w:sz w:val="21"/>
          <w:szCs w:val="21"/>
        </w:rPr>
        <w:t xml:space="preserve">2021 </w:t>
      </w:r>
      <w:r>
        <w:rPr>
          <w:rFonts w:hint="eastAsia" w:cs="Times New Roman"/>
          <w:sz w:val="21"/>
          <w:szCs w:val="21"/>
        </w:rPr>
        <w:t>（</w:t>
      </w:r>
      <w:r>
        <w:rPr>
          <w:rFonts w:cs="Times New Roman"/>
          <w:sz w:val="21"/>
          <w:szCs w:val="21"/>
        </w:rPr>
        <w:t>63</w:t>
      </w:r>
      <w:r>
        <w:rPr>
          <w:rFonts w:hint="eastAsia" w:cs="Times New Roman"/>
          <w:sz w:val="21"/>
          <w:szCs w:val="21"/>
        </w:rPr>
        <w:t>）：</w:t>
      </w:r>
      <w:r>
        <w:rPr>
          <w:rFonts w:cs="Times New Roman"/>
          <w:sz w:val="21"/>
          <w:szCs w:val="21"/>
        </w:rPr>
        <w:t>2791-2814.</w:t>
      </w:r>
      <w:bookmarkEnd w:id="54"/>
    </w:p>
    <w:p w14:paraId="2D812C7C">
      <w:pPr>
        <w:numPr>
          <w:ilvl w:val="0"/>
          <w:numId w:val="0"/>
        </w:numPr>
        <w:snapToGrid/>
        <w:spacing w:line="300" w:lineRule="auto"/>
        <w:ind w:left="425" w:leftChars="0" w:hanging="425" w:firstLineChars="0"/>
        <w:rPr>
          <w:rFonts w:cs="Times New Roman"/>
          <w:sz w:val="21"/>
          <w:szCs w:val="21"/>
        </w:rPr>
      </w:pPr>
      <w:bookmarkStart w:id="55" w:name="_Ref184913248"/>
      <w:r>
        <w:rPr>
          <w:rFonts w:hint="default" w:ascii="Times New Roman" w:hAnsi="Times New Roman" w:cs="Times New Roman" w:eastAsiaTheme="minorEastAsia"/>
          <w:kern w:val="2"/>
          <w:sz w:val="21"/>
          <w:szCs w:val="21"/>
          <w:lang w:val="en-US" w:eastAsia="zh-CN" w:bidi="ar-SA"/>
        </w:rPr>
        <w:t>[59]</w:t>
      </w:r>
      <w:r>
        <w:rPr>
          <w:rFonts w:cs="Times New Roman"/>
          <w:sz w:val="21"/>
          <w:szCs w:val="21"/>
        </w:rPr>
        <w:t>GU F Q</w:t>
      </w:r>
      <w:r>
        <w:rPr>
          <w:rFonts w:hint="eastAsia" w:cs="Times New Roman"/>
          <w:sz w:val="21"/>
          <w:szCs w:val="21"/>
        </w:rPr>
        <w:t>，</w:t>
      </w:r>
      <w:r>
        <w:rPr>
          <w:rFonts w:cs="Times New Roman"/>
          <w:sz w:val="21"/>
          <w:szCs w:val="21"/>
        </w:rPr>
        <w:t>KHOSHELHAM K</w:t>
      </w:r>
      <w:r>
        <w:rPr>
          <w:rFonts w:hint="eastAsia" w:cs="Times New Roman"/>
          <w:sz w:val="21"/>
          <w:szCs w:val="21"/>
        </w:rPr>
        <w:t>，</w:t>
      </w:r>
      <w:r>
        <w:rPr>
          <w:rFonts w:cs="Times New Roman"/>
          <w:sz w:val="21"/>
          <w:szCs w:val="21"/>
        </w:rPr>
        <w:t>VALAEE S</w:t>
      </w:r>
      <w:r>
        <w:rPr>
          <w:rFonts w:hint="eastAsia" w:cs="Times New Roman"/>
          <w:sz w:val="21"/>
          <w:szCs w:val="21"/>
        </w:rPr>
        <w:t>，</w:t>
      </w:r>
      <w:r>
        <w:rPr>
          <w:rFonts w:cs="Times New Roman"/>
          <w:sz w:val="21"/>
          <w:szCs w:val="21"/>
        </w:rPr>
        <w:t>et al. Locomotion activity recognition using stacked denoising autoencoders [J]. IEEE Internet of Things Journal</w:t>
      </w:r>
      <w:r>
        <w:rPr>
          <w:rFonts w:hint="eastAsia" w:cs="Times New Roman"/>
          <w:sz w:val="21"/>
          <w:szCs w:val="21"/>
        </w:rPr>
        <w:t>，2018，</w:t>
      </w:r>
      <w:r>
        <w:rPr>
          <w:rFonts w:cs="Times New Roman"/>
          <w:sz w:val="21"/>
          <w:szCs w:val="21"/>
        </w:rPr>
        <w:t>5</w:t>
      </w:r>
      <w:r>
        <w:rPr>
          <w:rFonts w:hint="eastAsia" w:cs="Times New Roman"/>
          <w:sz w:val="21"/>
          <w:szCs w:val="21"/>
        </w:rPr>
        <w:t>（3）：</w:t>
      </w:r>
      <w:r>
        <w:rPr>
          <w:rFonts w:cs="Times New Roman"/>
          <w:sz w:val="21"/>
          <w:szCs w:val="21"/>
        </w:rPr>
        <w:t>2085-2093.</w:t>
      </w:r>
      <w:bookmarkEnd w:id="55"/>
    </w:p>
    <w:p w14:paraId="4F946E42">
      <w:pPr>
        <w:numPr>
          <w:ilvl w:val="0"/>
          <w:numId w:val="0"/>
        </w:numPr>
        <w:snapToGrid/>
        <w:spacing w:line="300" w:lineRule="auto"/>
        <w:ind w:left="425" w:leftChars="0" w:hanging="425" w:firstLineChars="0"/>
        <w:rPr>
          <w:rFonts w:cs="Times New Roman"/>
          <w:sz w:val="21"/>
          <w:szCs w:val="21"/>
        </w:rPr>
      </w:pPr>
      <w:bookmarkStart w:id="56" w:name="_Ref184913267"/>
      <w:r>
        <w:rPr>
          <w:rFonts w:hint="default" w:ascii="Times New Roman" w:hAnsi="Times New Roman" w:cs="Times New Roman" w:eastAsiaTheme="minorEastAsia"/>
          <w:kern w:val="2"/>
          <w:sz w:val="21"/>
          <w:szCs w:val="21"/>
          <w:lang w:val="en-US" w:eastAsia="zh-CN" w:bidi="ar-SA"/>
        </w:rPr>
        <w:t>[60]</w:t>
      </w:r>
      <w:r>
        <w:rPr>
          <w:rFonts w:cs="Times New Roman"/>
          <w:sz w:val="21"/>
          <w:szCs w:val="21"/>
        </w:rPr>
        <w:t>KHUSHABA R N</w:t>
      </w:r>
      <w:r>
        <w:rPr>
          <w:rFonts w:hint="eastAsia" w:cs="Times New Roman"/>
          <w:sz w:val="21"/>
          <w:szCs w:val="21"/>
        </w:rPr>
        <w:t>，</w:t>
      </w:r>
      <w:r>
        <w:rPr>
          <w:rFonts w:cs="Times New Roman"/>
          <w:sz w:val="21"/>
          <w:szCs w:val="21"/>
        </w:rPr>
        <w:t>AL-ANI A</w:t>
      </w:r>
      <w:r>
        <w:rPr>
          <w:rFonts w:hint="eastAsia" w:cs="Times New Roman"/>
          <w:sz w:val="21"/>
          <w:szCs w:val="21"/>
        </w:rPr>
        <w:t>，</w:t>
      </w:r>
      <w:r>
        <w:rPr>
          <w:rFonts w:cs="Times New Roman"/>
          <w:sz w:val="21"/>
          <w:szCs w:val="21"/>
        </w:rPr>
        <w:t>AL-TIMEMY A</w:t>
      </w:r>
      <w:r>
        <w:rPr>
          <w:rFonts w:hint="eastAsia" w:cs="Times New Roman"/>
          <w:sz w:val="21"/>
          <w:szCs w:val="21"/>
        </w:rPr>
        <w:t>，</w:t>
      </w:r>
      <w:r>
        <w:rPr>
          <w:rFonts w:cs="Times New Roman"/>
          <w:sz w:val="21"/>
          <w:szCs w:val="21"/>
        </w:rPr>
        <w:t xml:space="preserve">et al. A fusion of time-domain descriptors for improved myoelectric hand control [C]. 2016 IEEE Symposium Series on Computational Intelligence </w:t>
      </w:r>
      <w:r>
        <w:rPr>
          <w:rFonts w:hint="eastAsia" w:cs="Times New Roman"/>
          <w:sz w:val="21"/>
          <w:szCs w:val="21"/>
        </w:rPr>
        <w:t>（</w:t>
      </w:r>
      <w:r>
        <w:rPr>
          <w:rFonts w:cs="Times New Roman"/>
          <w:sz w:val="21"/>
          <w:szCs w:val="21"/>
        </w:rPr>
        <w:t>SSCI</w:t>
      </w:r>
      <w:r>
        <w:rPr>
          <w:rFonts w:hint="eastAsia" w:cs="Times New Roman"/>
          <w:sz w:val="21"/>
          <w:szCs w:val="21"/>
        </w:rPr>
        <w:t>），</w:t>
      </w:r>
      <w:r>
        <w:rPr>
          <w:rFonts w:cs="Times New Roman"/>
          <w:sz w:val="21"/>
          <w:szCs w:val="21"/>
        </w:rPr>
        <w:t>2016.</w:t>
      </w:r>
      <w:bookmarkEnd w:id="56"/>
    </w:p>
    <w:p w14:paraId="0C56B252">
      <w:pPr>
        <w:numPr>
          <w:ilvl w:val="0"/>
          <w:numId w:val="0"/>
        </w:numPr>
        <w:snapToGrid/>
        <w:spacing w:line="300" w:lineRule="auto"/>
        <w:ind w:left="425" w:leftChars="0" w:hanging="425" w:firstLineChars="0"/>
        <w:rPr>
          <w:rFonts w:cs="Times New Roman"/>
          <w:sz w:val="21"/>
          <w:szCs w:val="21"/>
        </w:rPr>
      </w:pPr>
      <w:bookmarkStart w:id="57" w:name="_Ref184913278"/>
      <w:r>
        <w:rPr>
          <w:rFonts w:hint="default" w:ascii="Times New Roman" w:hAnsi="Times New Roman" w:cs="Times New Roman" w:eastAsiaTheme="minorEastAsia"/>
          <w:kern w:val="2"/>
          <w:sz w:val="21"/>
          <w:szCs w:val="21"/>
          <w:lang w:val="en-US" w:eastAsia="zh-CN" w:bidi="ar-SA"/>
        </w:rPr>
        <w:t>[61]</w:t>
      </w:r>
      <w:r>
        <w:rPr>
          <w:rFonts w:cs="Times New Roman"/>
          <w:sz w:val="21"/>
          <w:szCs w:val="21"/>
        </w:rPr>
        <w:t>AZEVEDO B F</w:t>
      </w:r>
      <w:r>
        <w:rPr>
          <w:rFonts w:hint="eastAsia" w:cs="Times New Roman"/>
          <w:sz w:val="21"/>
          <w:szCs w:val="21"/>
        </w:rPr>
        <w:t>，</w:t>
      </w:r>
      <w:r>
        <w:rPr>
          <w:rFonts w:cs="Times New Roman"/>
          <w:sz w:val="21"/>
          <w:szCs w:val="21"/>
        </w:rPr>
        <w:t>ROCHA A M A C</w:t>
      </w:r>
      <w:r>
        <w:rPr>
          <w:rFonts w:hint="eastAsia" w:cs="Times New Roman"/>
          <w:sz w:val="21"/>
          <w:szCs w:val="21"/>
        </w:rPr>
        <w:t>，</w:t>
      </w:r>
      <w:r>
        <w:rPr>
          <w:rFonts w:cs="Times New Roman"/>
          <w:sz w:val="21"/>
          <w:szCs w:val="21"/>
        </w:rPr>
        <w:t>PEREIRA A I. Hybrid approaches to optimization and machine learning methods: a systematic literature review [J]. Machine Learning</w:t>
      </w:r>
      <w:r>
        <w:rPr>
          <w:rFonts w:hint="eastAsia" w:cs="Times New Roman"/>
          <w:sz w:val="21"/>
          <w:szCs w:val="21"/>
        </w:rPr>
        <w:t>，</w:t>
      </w:r>
      <w:r>
        <w:rPr>
          <w:rFonts w:cs="Times New Roman"/>
          <w:sz w:val="21"/>
          <w:szCs w:val="21"/>
        </w:rPr>
        <w:t xml:space="preserve">2024 </w:t>
      </w:r>
      <w:r>
        <w:rPr>
          <w:rFonts w:hint="eastAsia" w:cs="Times New Roman"/>
          <w:sz w:val="21"/>
          <w:szCs w:val="21"/>
        </w:rPr>
        <w:t>（113）：4055-4097</w:t>
      </w:r>
      <w:r>
        <w:rPr>
          <w:rFonts w:cs="Times New Roman"/>
          <w:sz w:val="21"/>
          <w:szCs w:val="21"/>
        </w:rPr>
        <w:t>.</w:t>
      </w:r>
      <w:bookmarkEnd w:id="57"/>
    </w:p>
    <w:p w14:paraId="7503AD2E">
      <w:pPr>
        <w:numPr>
          <w:ilvl w:val="0"/>
          <w:numId w:val="0"/>
        </w:numPr>
        <w:snapToGrid/>
        <w:spacing w:line="300" w:lineRule="auto"/>
        <w:ind w:left="420" w:leftChars="0" w:hanging="420" w:hangingChars="200"/>
        <w:rPr>
          <w:rFonts w:cs="Times New Roman"/>
          <w:sz w:val="21"/>
          <w:szCs w:val="21"/>
        </w:rPr>
      </w:pPr>
      <w:bookmarkStart w:id="58" w:name="_Ref184913299"/>
      <w:r>
        <w:rPr>
          <w:rFonts w:hint="default" w:ascii="Times New Roman" w:hAnsi="Times New Roman" w:cs="Times New Roman" w:eastAsiaTheme="minorEastAsia"/>
          <w:kern w:val="2"/>
          <w:sz w:val="21"/>
          <w:szCs w:val="21"/>
          <w:lang w:val="en-US" w:eastAsia="zh-CN" w:bidi="ar-SA"/>
        </w:rPr>
        <w:t>[62]</w:t>
      </w:r>
      <w:r>
        <w:rPr>
          <w:rFonts w:cs="Times New Roman"/>
          <w:sz w:val="21"/>
          <w:szCs w:val="21"/>
        </w:rPr>
        <w:t>NASTESKI V. An overview of the supervised machine learning methods [J]. Horizons</w:t>
      </w:r>
      <w:r>
        <w:rPr>
          <w:rFonts w:hint="eastAsia" w:cs="Times New Roman"/>
          <w:sz w:val="21"/>
          <w:szCs w:val="21"/>
        </w:rPr>
        <w:t>，</w:t>
      </w:r>
      <w:r>
        <w:rPr>
          <w:rFonts w:cs="Times New Roman"/>
          <w:sz w:val="21"/>
          <w:szCs w:val="21"/>
        </w:rPr>
        <w:t xml:space="preserve">2017 </w:t>
      </w:r>
      <w:r>
        <w:rPr>
          <w:rFonts w:hint="eastAsia" w:cs="Times New Roman"/>
          <w:sz w:val="21"/>
          <w:szCs w:val="21"/>
        </w:rPr>
        <w:t>（4）：</w:t>
      </w:r>
      <w:r>
        <w:rPr>
          <w:rFonts w:cs="Times New Roman"/>
          <w:sz w:val="21"/>
          <w:szCs w:val="21"/>
        </w:rPr>
        <w:t>51-62.</w:t>
      </w:r>
      <w:bookmarkEnd w:id="58"/>
    </w:p>
    <w:p w14:paraId="2917C329">
      <w:pPr>
        <w:numPr>
          <w:ilvl w:val="0"/>
          <w:numId w:val="0"/>
        </w:numPr>
        <w:snapToGrid/>
        <w:spacing w:line="300" w:lineRule="auto"/>
        <w:ind w:left="420" w:leftChars="0" w:hanging="420" w:hangingChars="200"/>
        <w:rPr>
          <w:rFonts w:cs="Times New Roman"/>
          <w:sz w:val="21"/>
          <w:szCs w:val="21"/>
        </w:rPr>
      </w:pPr>
      <w:bookmarkStart w:id="59" w:name="_Ref184913321"/>
      <w:r>
        <w:rPr>
          <w:rFonts w:hint="default" w:ascii="Times New Roman" w:hAnsi="Times New Roman" w:cs="Times New Roman" w:eastAsiaTheme="minorEastAsia"/>
          <w:kern w:val="2"/>
          <w:sz w:val="21"/>
          <w:szCs w:val="21"/>
          <w:lang w:val="en-US" w:eastAsia="zh-CN" w:bidi="ar-SA"/>
        </w:rPr>
        <w:t>[63]</w:t>
      </w:r>
      <w:r>
        <w:rPr>
          <w:rFonts w:cs="Times New Roman"/>
          <w:sz w:val="21"/>
          <w:szCs w:val="21"/>
        </w:rPr>
        <w:t>ZHANG S B</w:t>
      </w:r>
      <w:r>
        <w:rPr>
          <w:rFonts w:hint="eastAsia" w:cs="Times New Roman"/>
          <w:sz w:val="21"/>
          <w:szCs w:val="21"/>
        </w:rPr>
        <w:t>，</w:t>
      </w:r>
      <w:r>
        <w:rPr>
          <w:rFonts w:cs="Times New Roman"/>
          <w:sz w:val="21"/>
          <w:szCs w:val="21"/>
        </w:rPr>
        <w:t>LI Y X</w:t>
      </w:r>
      <w:r>
        <w:rPr>
          <w:rFonts w:hint="eastAsia" w:cs="Times New Roman"/>
          <w:sz w:val="21"/>
          <w:szCs w:val="21"/>
        </w:rPr>
        <w:t>，</w:t>
      </w:r>
      <w:r>
        <w:rPr>
          <w:rFonts w:cs="Times New Roman"/>
          <w:sz w:val="21"/>
          <w:szCs w:val="21"/>
        </w:rPr>
        <w:t>ZHANG S</w:t>
      </w:r>
      <w:r>
        <w:rPr>
          <w:rFonts w:hint="eastAsia" w:cs="Times New Roman"/>
          <w:sz w:val="21"/>
          <w:szCs w:val="21"/>
        </w:rPr>
        <w:t>，</w:t>
      </w:r>
      <w:r>
        <w:rPr>
          <w:rFonts w:cs="Times New Roman"/>
          <w:sz w:val="21"/>
          <w:szCs w:val="21"/>
        </w:rPr>
        <w:t>et al. Deep learning in human activity recognition with wearable sensors</w:t>
      </w:r>
      <w:r>
        <w:rPr>
          <w:rFonts w:hint="eastAsia" w:cs="Times New Roman"/>
          <w:sz w:val="21"/>
          <w:szCs w:val="21"/>
        </w:rPr>
        <w:t>：a</w:t>
      </w:r>
      <w:r>
        <w:rPr>
          <w:rFonts w:cs="Times New Roman"/>
          <w:sz w:val="21"/>
          <w:szCs w:val="21"/>
        </w:rPr>
        <w:t xml:space="preserve"> review on advances [J]. Sensors</w:t>
      </w:r>
      <w:r>
        <w:rPr>
          <w:rFonts w:hint="eastAsia" w:cs="Times New Roman"/>
          <w:sz w:val="21"/>
          <w:szCs w:val="21"/>
        </w:rPr>
        <w:t>，</w:t>
      </w:r>
      <w:r>
        <w:rPr>
          <w:rFonts w:cs="Times New Roman"/>
          <w:sz w:val="21"/>
          <w:szCs w:val="21"/>
        </w:rPr>
        <w:t>2022</w:t>
      </w:r>
      <w:r>
        <w:rPr>
          <w:rFonts w:hint="eastAsia" w:cs="Times New Roman"/>
          <w:sz w:val="21"/>
          <w:szCs w:val="21"/>
        </w:rPr>
        <w:t>，</w:t>
      </w:r>
      <w:r>
        <w:rPr>
          <w:rFonts w:cs="Times New Roman"/>
          <w:sz w:val="21"/>
          <w:szCs w:val="21"/>
        </w:rPr>
        <w:t>22</w:t>
      </w:r>
      <w:r>
        <w:rPr>
          <w:rFonts w:hint="eastAsia" w:cs="Times New Roman"/>
          <w:sz w:val="21"/>
          <w:szCs w:val="21"/>
        </w:rPr>
        <w:t>（4）：</w:t>
      </w:r>
      <w:r>
        <w:rPr>
          <w:rFonts w:cs="Times New Roman"/>
          <w:sz w:val="21"/>
          <w:szCs w:val="21"/>
        </w:rPr>
        <w:t>1476.</w:t>
      </w:r>
      <w:bookmarkEnd w:id="59"/>
    </w:p>
    <w:p w14:paraId="0FA6C2B4">
      <w:pPr>
        <w:numPr>
          <w:ilvl w:val="0"/>
          <w:numId w:val="0"/>
        </w:numPr>
        <w:snapToGrid/>
        <w:spacing w:line="300" w:lineRule="auto"/>
        <w:ind w:left="425" w:leftChars="0" w:hanging="425" w:firstLineChars="0"/>
        <w:rPr>
          <w:rFonts w:cs="Times New Roman"/>
          <w:sz w:val="21"/>
          <w:szCs w:val="21"/>
        </w:rPr>
      </w:pPr>
      <w:bookmarkStart w:id="60" w:name="_Ref184913331"/>
      <w:r>
        <w:rPr>
          <w:rFonts w:hint="default" w:ascii="Times New Roman" w:hAnsi="Times New Roman" w:cs="Times New Roman" w:eastAsiaTheme="minorEastAsia"/>
          <w:kern w:val="2"/>
          <w:sz w:val="21"/>
          <w:szCs w:val="21"/>
          <w:lang w:val="en-US" w:eastAsia="zh-CN" w:bidi="ar-SA"/>
        </w:rPr>
        <w:t>[64]</w:t>
      </w:r>
      <w:r>
        <w:rPr>
          <w:rFonts w:cs="Times New Roman"/>
          <w:sz w:val="21"/>
          <w:szCs w:val="21"/>
        </w:rPr>
        <w:t>ZHANG C</w:t>
      </w:r>
      <w:r>
        <w:rPr>
          <w:rFonts w:hint="eastAsia" w:cs="Times New Roman"/>
          <w:sz w:val="21"/>
          <w:szCs w:val="21"/>
        </w:rPr>
        <w:t>，</w:t>
      </w:r>
      <w:r>
        <w:rPr>
          <w:rFonts w:cs="Times New Roman"/>
          <w:sz w:val="21"/>
          <w:szCs w:val="21"/>
        </w:rPr>
        <w:t>YANG Z C</w:t>
      </w:r>
      <w:r>
        <w:rPr>
          <w:rFonts w:hint="eastAsia" w:cs="Times New Roman"/>
          <w:sz w:val="21"/>
          <w:szCs w:val="21"/>
        </w:rPr>
        <w:t>，</w:t>
      </w:r>
      <w:r>
        <w:rPr>
          <w:rFonts w:cs="Times New Roman"/>
          <w:sz w:val="21"/>
          <w:szCs w:val="21"/>
        </w:rPr>
        <w:t>HE X D，et al. Multimodal intelligence</w:t>
      </w:r>
      <w:r>
        <w:rPr>
          <w:rFonts w:hint="eastAsia" w:cs="Times New Roman"/>
          <w:sz w:val="21"/>
          <w:szCs w:val="21"/>
        </w:rPr>
        <w:t>：</w:t>
      </w:r>
      <w:r>
        <w:rPr>
          <w:rFonts w:cs="Times New Roman"/>
          <w:sz w:val="21"/>
          <w:szCs w:val="21"/>
        </w:rPr>
        <w:t>representation learning</w:t>
      </w:r>
      <w:r>
        <w:rPr>
          <w:rFonts w:hint="eastAsia" w:cs="Times New Roman"/>
          <w:sz w:val="21"/>
          <w:szCs w:val="21"/>
        </w:rPr>
        <w:t>，</w:t>
      </w:r>
      <w:r>
        <w:rPr>
          <w:rFonts w:cs="Times New Roman"/>
          <w:sz w:val="21"/>
          <w:szCs w:val="21"/>
        </w:rPr>
        <w:t>information fusion</w:t>
      </w:r>
      <w:r>
        <w:rPr>
          <w:rFonts w:hint="eastAsia" w:cs="Times New Roman"/>
          <w:sz w:val="21"/>
          <w:szCs w:val="21"/>
        </w:rPr>
        <w:t>，</w:t>
      </w:r>
      <w:r>
        <w:rPr>
          <w:rFonts w:cs="Times New Roman"/>
          <w:sz w:val="21"/>
          <w:szCs w:val="21"/>
        </w:rPr>
        <w:t>and applications [J]. IEEE Journal of Selected Topics in Signal Processing</w:t>
      </w:r>
      <w:r>
        <w:rPr>
          <w:rFonts w:hint="eastAsia" w:cs="Times New Roman"/>
          <w:sz w:val="21"/>
          <w:szCs w:val="21"/>
        </w:rPr>
        <w:t>，2020，</w:t>
      </w:r>
      <w:r>
        <w:rPr>
          <w:rFonts w:cs="Times New Roman"/>
          <w:sz w:val="21"/>
          <w:szCs w:val="21"/>
        </w:rPr>
        <w:t>14</w:t>
      </w:r>
      <w:r>
        <w:rPr>
          <w:rFonts w:hint="eastAsia" w:cs="Times New Roman"/>
          <w:sz w:val="21"/>
          <w:szCs w:val="21"/>
        </w:rPr>
        <w:t>（3）：</w:t>
      </w:r>
      <w:r>
        <w:rPr>
          <w:rFonts w:cs="Times New Roman"/>
          <w:sz w:val="21"/>
          <w:szCs w:val="21"/>
        </w:rPr>
        <w:t>478-493.</w:t>
      </w:r>
      <w:bookmarkEnd w:id="60"/>
    </w:p>
    <w:p w14:paraId="0B883FD2">
      <w:pPr>
        <w:numPr>
          <w:ilvl w:val="0"/>
          <w:numId w:val="0"/>
        </w:numPr>
        <w:snapToGrid/>
        <w:spacing w:line="300" w:lineRule="auto"/>
        <w:ind w:left="425" w:leftChars="0" w:hanging="425" w:firstLineChars="0"/>
        <w:rPr>
          <w:rFonts w:cs="Times New Roman"/>
          <w:sz w:val="21"/>
          <w:szCs w:val="21"/>
        </w:rPr>
      </w:pPr>
      <w:bookmarkStart w:id="61" w:name="_Ref184913342"/>
      <w:r>
        <w:rPr>
          <w:rFonts w:hint="default" w:ascii="Times New Roman" w:hAnsi="Times New Roman" w:cs="Times New Roman" w:eastAsiaTheme="minorEastAsia"/>
          <w:kern w:val="2"/>
          <w:sz w:val="21"/>
          <w:szCs w:val="21"/>
          <w:lang w:val="en-US" w:eastAsia="zh-CN" w:bidi="ar-SA"/>
        </w:rPr>
        <w:t>[65]</w:t>
      </w:r>
      <w:r>
        <w:rPr>
          <w:rFonts w:cs="Times New Roman"/>
          <w:sz w:val="21"/>
          <w:szCs w:val="21"/>
        </w:rPr>
        <w:t>WANG B Y. Data feature extraction method of wearable sensor based on convolutional neural network [J]. Journal of Healthcare Engineering</w:t>
      </w:r>
      <w:r>
        <w:rPr>
          <w:rFonts w:hint="eastAsia" w:cs="Times New Roman"/>
          <w:sz w:val="21"/>
          <w:szCs w:val="21"/>
        </w:rPr>
        <w:t>，</w:t>
      </w:r>
      <w:r>
        <w:rPr>
          <w:rFonts w:cs="Times New Roman"/>
          <w:sz w:val="21"/>
          <w:szCs w:val="21"/>
        </w:rPr>
        <w:t xml:space="preserve">2022 </w:t>
      </w:r>
      <w:r>
        <w:rPr>
          <w:rFonts w:hint="eastAsia" w:cs="Times New Roman"/>
          <w:sz w:val="21"/>
          <w:szCs w:val="21"/>
        </w:rPr>
        <w:t>（1）：</w:t>
      </w:r>
      <w:r>
        <w:rPr>
          <w:rFonts w:cs="Times New Roman"/>
          <w:sz w:val="21"/>
          <w:szCs w:val="21"/>
        </w:rPr>
        <w:t>1580134.</w:t>
      </w:r>
      <w:bookmarkEnd w:id="61"/>
    </w:p>
    <w:p w14:paraId="05051942">
      <w:pPr>
        <w:numPr>
          <w:ilvl w:val="0"/>
          <w:numId w:val="0"/>
        </w:numPr>
        <w:snapToGrid/>
        <w:spacing w:line="300" w:lineRule="auto"/>
        <w:ind w:left="425" w:leftChars="0" w:hanging="425" w:firstLineChars="0"/>
        <w:rPr>
          <w:rFonts w:cs="Times New Roman"/>
          <w:sz w:val="21"/>
          <w:szCs w:val="21"/>
        </w:rPr>
      </w:pPr>
      <w:bookmarkStart w:id="62" w:name="_Ref184913352"/>
      <w:r>
        <w:rPr>
          <w:rFonts w:hint="default" w:ascii="Times New Roman" w:hAnsi="Times New Roman" w:cs="Times New Roman" w:eastAsiaTheme="minorEastAsia"/>
          <w:kern w:val="2"/>
          <w:sz w:val="21"/>
          <w:szCs w:val="21"/>
          <w:lang w:val="en-US" w:eastAsia="zh-CN" w:bidi="ar-SA"/>
        </w:rPr>
        <w:t>[66]</w:t>
      </w:r>
      <w:r>
        <w:rPr>
          <w:rFonts w:cs="Times New Roman"/>
          <w:sz w:val="21"/>
          <w:szCs w:val="21"/>
        </w:rPr>
        <w:t>JAMEER S</w:t>
      </w:r>
      <w:r>
        <w:rPr>
          <w:rFonts w:hint="eastAsia" w:cs="Times New Roman"/>
          <w:sz w:val="21"/>
          <w:szCs w:val="21"/>
        </w:rPr>
        <w:t>，</w:t>
      </w:r>
      <w:r>
        <w:rPr>
          <w:rFonts w:cs="Times New Roman"/>
          <w:sz w:val="21"/>
          <w:szCs w:val="21"/>
        </w:rPr>
        <w:t>SYED H. A DCNN-LSTM based human activity recognition by mobile and wearable sensor networks [J]. Alexandria Engineering Journal</w:t>
      </w:r>
      <w:r>
        <w:rPr>
          <w:rFonts w:hint="eastAsia" w:cs="Times New Roman"/>
          <w:sz w:val="21"/>
          <w:szCs w:val="21"/>
        </w:rPr>
        <w:t>，</w:t>
      </w:r>
      <w:r>
        <w:rPr>
          <w:rFonts w:cs="Times New Roman"/>
          <w:sz w:val="21"/>
          <w:szCs w:val="21"/>
        </w:rPr>
        <w:t xml:space="preserve">2023 </w:t>
      </w:r>
      <w:r>
        <w:rPr>
          <w:rFonts w:hint="eastAsia" w:cs="Times New Roman"/>
          <w:sz w:val="21"/>
          <w:szCs w:val="21"/>
        </w:rPr>
        <w:t>（80）：</w:t>
      </w:r>
      <w:r>
        <w:rPr>
          <w:rFonts w:cs="Times New Roman"/>
          <w:sz w:val="21"/>
          <w:szCs w:val="21"/>
        </w:rPr>
        <w:t>542-552.</w:t>
      </w:r>
      <w:bookmarkEnd w:id="62"/>
    </w:p>
    <w:p w14:paraId="2FA6B4C5">
      <w:pPr>
        <w:numPr>
          <w:ilvl w:val="0"/>
          <w:numId w:val="0"/>
        </w:numPr>
        <w:snapToGrid/>
        <w:spacing w:line="300" w:lineRule="auto"/>
        <w:ind w:left="425" w:leftChars="0" w:hanging="425" w:firstLineChars="0"/>
        <w:rPr>
          <w:rFonts w:cs="Times New Roman"/>
          <w:sz w:val="21"/>
          <w:szCs w:val="21"/>
        </w:rPr>
      </w:pPr>
      <w:bookmarkStart w:id="63" w:name="_Ref184913360"/>
      <w:r>
        <w:rPr>
          <w:rFonts w:hint="default" w:ascii="Times New Roman" w:hAnsi="Times New Roman" w:cs="Times New Roman" w:eastAsiaTheme="minorEastAsia"/>
          <w:kern w:val="2"/>
          <w:sz w:val="21"/>
          <w:szCs w:val="21"/>
          <w:lang w:val="en-US" w:eastAsia="zh-CN" w:bidi="ar-SA"/>
        </w:rPr>
        <w:t>[67]</w:t>
      </w:r>
      <w:r>
        <w:rPr>
          <w:rFonts w:cs="Times New Roman"/>
          <w:sz w:val="21"/>
          <w:szCs w:val="21"/>
        </w:rPr>
        <w:t>SUH S</w:t>
      </w:r>
      <w:r>
        <w:rPr>
          <w:rFonts w:hint="eastAsia" w:cs="Times New Roman"/>
          <w:sz w:val="21"/>
          <w:szCs w:val="21"/>
        </w:rPr>
        <w:t>，</w:t>
      </w:r>
      <w:r>
        <w:rPr>
          <w:rFonts w:cs="Times New Roman"/>
          <w:sz w:val="21"/>
          <w:szCs w:val="21"/>
        </w:rPr>
        <w:t>REY V F</w:t>
      </w:r>
      <w:r>
        <w:rPr>
          <w:rFonts w:hint="eastAsia" w:cs="Times New Roman"/>
          <w:sz w:val="21"/>
          <w:szCs w:val="21"/>
        </w:rPr>
        <w:t>，</w:t>
      </w:r>
      <w:r>
        <w:rPr>
          <w:rFonts w:cs="Times New Roman"/>
          <w:sz w:val="21"/>
          <w:szCs w:val="21"/>
        </w:rPr>
        <w:t>LUKOWICZ P. TASKED</w:t>
      </w:r>
      <w:r>
        <w:rPr>
          <w:rFonts w:hint="eastAsia" w:cs="Times New Roman"/>
          <w:sz w:val="21"/>
          <w:szCs w:val="21"/>
        </w:rPr>
        <w:t>：</w:t>
      </w:r>
      <w:r>
        <w:rPr>
          <w:rFonts w:cs="Times New Roman"/>
          <w:sz w:val="21"/>
          <w:szCs w:val="21"/>
        </w:rPr>
        <w:t>transformer-based adversarial learning for human activity recognition using wearable sensors via self-knowledge distillation [J]. Knowledge-Based Systems</w:t>
      </w:r>
      <w:r>
        <w:rPr>
          <w:rFonts w:hint="eastAsia" w:cs="Times New Roman"/>
          <w:sz w:val="21"/>
          <w:szCs w:val="21"/>
        </w:rPr>
        <w:t>，</w:t>
      </w:r>
      <w:r>
        <w:rPr>
          <w:rFonts w:cs="Times New Roman"/>
          <w:sz w:val="21"/>
          <w:szCs w:val="21"/>
        </w:rPr>
        <w:t xml:space="preserve">2023 </w:t>
      </w:r>
      <w:r>
        <w:rPr>
          <w:rFonts w:hint="eastAsia" w:cs="Times New Roman"/>
          <w:sz w:val="21"/>
          <w:szCs w:val="21"/>
        </w:rPr>
        <w:t>（260）：</w:t>
      </w:r>
      <w:r>
        <w:rPr>
          <w:rFonts w:cs="Times New Roman"/>
          <w:sz w:val="21"/>
          <w:szCs w:val="21"/>
        </w:rPr>
        <w:t>110143.</w:t>
      </w:r>
      <w:bookmarkEnd w:id="63"/>
    </w:p>
    <w:p w14:paraId="2971C176">
      <w:pPr>
        <w:numPr>
          <w:ilvl w:val="0"/>
          <w:numId w:val="0"/>
        </w:numPr>
        <w:snapToGrid/>
        <w:spacing w:line="300" w:lineRule="auto"/>
        <w:ind w:left="425" w:leftChars="0" w:hanging="425" w:firstLineChars="0"/>
        <w:rPr>
          <w:rFonts w:cs="Times New Roman"/>
          <w:sz w:val="21"/>
          <w:szCs w:val="21"/>
        </w:rPr>
      </w:pPr>
      <w:bookmarkStart w:id="64" w:name="_Ref184913379"/>
      <w:r>
        <w:rPr>
          <w:rFonts w:hint="default" w:ascii="Times New Roman" w:hAnsi="Times New Roman" w:cs="Times New Roman" w:eastAsiaTheme="minorEastAsia"/>
          <w:kern w:val="2"/>
          <w:sz w:val="21"/>
          <w:szCs w:val="21"/>
          <w:lang w:val="en-US" w:eastAsia="zh-CN" w:bidi="ar-SA"/>
        </w:rPr>
        <w:t>[68]</w:t>
      </w:r>
      <w:r>
        <w:rPr>
          <w:rFonts w:cs="Times New Roman"/>
          <w:sz w:val="21"/>
          <w:szCs w:val="21"/>
        </w:rPr>
        <w:t>LAHAT D</w:t>
      </w:r>
      <w:r>
        <w:rPr>
          <w:rFonts w:hint="eastAsia" w:cs="Times New Roman"/>
          <w:sz w:val="21"/>
          <w:szCs w:val="21"/>
        </w:rPr>
        <w:t>，</w:t>
      </w:r>
      <w:r>
        <w:rPr>
          <w:rFonts w:cs="Times New Roman"/>
          <w:sz w:val="21"/>
          <w:szCs w:val="21"/>
        </w:rPr>
        <w:t>ADALI T</w:t>
      </w:r>
      <w:r>
        <w:rPr>
          <w:rFonts w:hint="eastAsia" w:cs="Times New Roman"/>
          <w:sz w:val="21"/>
          <w:szCs w:val="21"/>
        </w:rPr>
        <w:t>，</w:t>
      </w:r>
      <w:r>
        <w:rPr>
          <w:rFonts w:cs="Times New Roman"/>
          <w:sz w:val="21"/>
          <w:szCs w:val="21"/>
        </w:rPr>
        <w:t>JUTTEN C. Multimodal data fusion: an overview of methods, challenges, and prospects [J]. Proceedings of the IEEE</w:t>
      </w:r>
      <w:r>
        <w:rPr>
          <w:rFonts w:hint="eastAsia" w:cs="Times New Roman"/>
          <w:sz w:val="21"/>
          <w:szCs w:val="21"/>
        </w:rPr>
        <w:t>，2015，103（9）：</w:t>
      </w:r>
      <w:r>
        <w:rPr>
          <w:rFonts w:cs="Times New Roman"/>
          <w:sz w:val="21"/>
          <w:szCs w:val="21"/>
        </w:rPr>
        <w:t>1449-1477.</w:t>
      </w:r>
      <w:bookmarkEnd w:id="64"/>
    </w:p>
    <w:p w14:paraId="0C1781D2">
      <w:pPr>
        <w:numPr>
          <w:ilvl w:val="0"/>
          <w:numId w:val="0"/>
        </w:numPr>
        <w:snapToGrid/>
        <w:spacing w:line="300" w:lineRule="auto"/>
        <w:ind w:left="425" w:leftChars="0" w:hanging="425" w:firstLineChars="0"/>
        <w:rPr>
          <w:rFonts w:cs="Times New Roman"/>
          <w:sz w:val="21"/>
          <w:szCs w:val="21"/>
        </w:rPr>
      </w:pPr>
      <w:bookmarkStart w:id="65" w:name="_Ref184913389"/>
      <w:r>
        <w:rPr>
          <w:rFonts w:hint="default" w:ascii="Times New Roman" w:hAnsi="Times New Roman" w:cs="Times New Roman" w:eastAsiaTheme="minorEastAsia"/>
          <w:kern w:val="2"/>
          <w:sz w:val="21"/>
          <w:szCs w:val="21"/>
          <w:lang w:val="en-US" w:eastAsia="zh-CN" w:bidi="ar-SA"/>
        </w:rPr>
        <w:t>[69]</w:t>
      </w:r>
      <w:r>
        <w:rPr>
          <w:rFonts w:cs="Times New Roman"/>
          <w:sz w:val="21"/>
          <w:szCs w:val="21"/>
        </w:rPr>
        <w:t>YU Y</w:t>
      </w:r>
      <w:r>
        <w:rPr>
          <w:rFonts w:hint="eastAsia" w:cs="Times New Roman"/>
          <w:sz w:val="21"/>
          <w:szCs w:val="21"/>
        </w:rPr>
        <w:t>，</w:t>
      </w:r>
      <w:r>
        <w:rPr>
          <w:rFonts w:cs="Times New Roman"/>
          <w:sz w:val="21"/>
          <w:szCs w:val="21"/>
        </w:rPr>
        <w:t>CHEN X</w:t>
      </w:r>
      <w:r>
        <w:rPr>
          <w:rFonts w:hint="eastAsia" w:cs="Times New Roman"/>
          <w:sz w:val="21"/>
          <w:szCs w:val="21"/>
        </w:rPr>
        <w:t>，</w:t>
      </w:r>
      <w:r>
        <w:rPr>
          <w:rFonts w:cs="Times New Roman"/>
          <w:sz w:val="21"/>
          <w:szCs w:val="21"/>
        </w:rPr>
        <w:t>CAO S</w:t>
      </w:r>
      <w:r>
        <w:rPr>
          <w:rFonts w:hint="eastAsia" w:cs="Times New Roman"/>
          <w:sz w:val="21"/>
          <w:szCs w:val="21"/>
        </w:rPr>
        <w:t>，</w:t>
      </w:r>
      <w:r>
        <w:rPr>
          <w:rFonts w:cs="Times New Roman"/>
          <w:sz w:val="21"/>
          <w:szCs w:val="21"/>
        </w:rPr>
        <w:t>et al. Exploration of Chinese sign language recognition using wearable sensors based on deep belief net [J]. IEEE Journal of Biomedical and Health Informatics</w:t>
      </w:r>
      <w:r>
        <w:rPr>
          <w:rFonts w:hint="eastAsia" w:cs="Times New Roman"/>
          <w:sz w:val="21"/>
          <w:szCs w:val="21"/>
        </w:rPr>
        <w:t>，2020，</w:t>
      </w:r>
      <w:r>
        <w:rPr>
          <w:rFonts w:cs="Times New Roman"/>
          <w:sz w:val="21"/>
          <w:szCs w:val="21"/>
        </w:rPr>
        <w:t>24</w:t>
      </w:r>
      <w:r>
        <w:rPr>
          <w:rFonts w:hint="eastAsia" w:cs="Times New Roman"/>
          <w:sz w:val="21"/>
          <w:szCs w:val="21"/>
        </w:rPr>
        <w:t>（5）：</w:t>
      </w:r>
      <w:r>
        <w:rPr>
          <w:rFonts w:cs="Times New Roman"/>
          <w:sz w:val="21"/>
          <w:szCs w:val="21"/>
        </w:rPr>
        <w:t>1310-1320.</w:t>
      </w:r>
      <w:bookmarkEnd w:id="65"/>
    </w:p>
    <w:p w14:paraId="7CDC005F">
      <w:pPr>
        <w:numPr>
          <w:ilvl w:val="0"/>
          <w:numId w:val="0"/>
        </w:numPr>
        <w:snapToGrid/>
        <w:spacing w:line="300" w:lineRule="auto"/>
        <w:ind w:left="425" w:leftChars="0" w:hanging="425" w:firstLineChars="0"/>
        <w:rPr>
          <w:rFonts w:cs="Times New Roman"/>
          <w:sz w:val="21"/>
          <w:szCs w:val="21"/>
        </w:rPr>
      </w:pPr>
      <w:bookmarkStart w:id="66" w:name="_Ref184913417"/>
      <w:r>
        <w:rPr>
          <w:rFonts w:hint="default" w:ascii="Times New Roman" w:hAnsi="Times New Roman" w:cs="Times New Roman" w:eastAsiaTheme="minorEastAsia"/>
          <w:kern w:val="2"/>
          <w:sz w:val="21"/>
          <w:szCs w:val="21"/>
          <w:lang w:val="en-US" w:eastAsia="zh-CN" w:bidi="ar-SA"/>
        </w:rPr>
        <w:t>[70]</w:t>
      </w:r>
      <w:r>
        <w:rPr>
          <w:rFonts w:cs="Times New Roman"/>
          <w:sz w:val="21"/>
          <w:szCs w:val="21"/>
        </w:rPr>
        <w:t>HASSANI S</w:t>
      </w:r>
      <w:r>
        <w:rPr>
          <w:rFonts w:hint="eastAsia" w:cs="Times New Roman"/>
          <w:sz w:val="21"/>
          <w:szCs w:val="21"/>
        </w:rPr>
        <w:t>，</w:t>
      </w:r>
      <w:r>
        <w:rPr>
          <w:rFonts w:cs="Times New Roman"/>
          <w:sz w:val="21"/>
          <w:szCs w:val="21"/>
        </w:rPr>
        <w:t>DACKERMANN U</w:t>
      </w:r>
      <w:r>
        <w:rPr>
          <w:rFonts w:hint="eastAsia" w:cs="Times New Roman"/>
          <w:sz w:val="21"/>
          <w:szCs w:val="21"/>
        </w:rPr>
        <w:t>，</w:t>
      </w:r>
      <w:r>
        <w:rPr>
          <w:rFonts w:cs="Times New Roman"/>
          <w:sz w:val="21"/>
          <w:szCs w:val="21"/>
        </w:rPr>
        <w:t>MOUSAVI M</w:t>
      </w:r>
      <w:r>
        <w:rPr>
          <w:rFonts w:hint="eastAsia" w:cs="Times New Roman"/>
          <w:sz w:val="21"/>
          <w:szCs w:val="21"/>
        </w:rPr>
        <w:t>，</w:t>
      </w:r>
      <w:r>
        <w:rPr>
          <w:rFonts w:cs="Times New Roman"/>
          <w:sz w:val="21"/>
          <w:szCs w:val="21"/>
        </w:rPr>
        <w:t>et al. A systematic review of data fusion techniques for optimized structural health monitoring [J]. Information Fusion</w:t>
      </w:r>
      <w:r>
        <w:rPr>
          <w:rFonts w:hint="eastAsia" w:cs="Times New Roman"/>
          <w:sz w:val="21"/>
          <w:szCs w:val="21"/>
        </w:rPr>
        <w:t>，2024 （103）：102136</w:t>
      </w:r>
      <w:r>
        <w:rPr>
          <w:rFonts w:cs="Times New Roman"/>
          <w:sz w:val="21"/>
          <w:szCs w:val="21"/>
        </w:rPr>
        <w:t>.</w:t>
      </w:r>
      <w:bookmarkEnd w:id="66"/>
    </w:p>
    <w:p w14:paraId="1F07275D">
      <w:pPr>
        <w:numPr>
          <w:ilvl w:val="0"/>
          <w:numId w:val="0"/>
        </w:numPr>
        <w:snapToGrid/>
        <w:spacing w:line="300" w:lineRule="auto"/>
        <w:ind w:left="425" w:leftChars="0" w:hanging="425" w:firstLineChars="0"/>
        <w:rPr>
          <w:rFonts w:cs="Times New Roman"/>
          <w:sz w:val="21"/>
          <w:szCs w:val="21"/>
        </w:rPr>
      </w:pPr>
      <w:bookmarkStart w:id="67" w:name="_Ref184913430"/>
      <w:r>
        <w:rPr>
          <w:rFonts w:hint="default" w:ascii="Times New Roman" w:hAnsi="Times New Roman" w:cs="Times New Roman" w:eastAsiaTheme="minorEastAsia"/>
          <w:kern w:val="2"/>
          <w:sz w:val="21"/>
          <w:szCs w:val="21"/>
          <w:lang w:val="en-US" w:eastAsia="zh-CN" w:bidi="ar-SA"/>
        </w:rPr>
        <w:t>[71]</w:t>
      </w:r>
      <w:r>
        <w:rPr>
          <w:rFonts w:cs="Times New Roman"/>
          <w:sz w:val="21"/>
          <w:szCs w:val="21"/>
        </w:rPr>
        <w:t>LIU W J</w:t>
      </w:r>
      <w:r>
        <w:rPr>
          <w:rFonts w:hint="eastAsia" w:cs="Times New Roman"/>
          <w:sz w:val="21"/>
          <w:szCs w:val="21"/>
        </w:rPr>
        <w:t>，</w:t>
      </w:r>
      <w:r>
        <w:rPr>
          <w:rFonts w:cs="Times New Roman"/>
          <w:sz w:val="21"/>
          <w:szCs w:val="21"/>
        </w:rPr>
        <w:t>DU Z J</w:t>
      </w:r>
      <w:r>
        <w:rPr>
          <w:rFonts w:hint="eastAsia" w:cs="Times New Roman"/>
          <w:sz w:val="21"/>
          <w:szCs w:val="21"/>
        </w:rPr>
        <w:t>，</w:t>
      </w:r>
      <w:r>
        <w:rPr>
          <w:rFonts w:cs="Times New Roman"/>
          <w:sz w:val="21"/>
          <w:szCs w:val="21"/>
        </w:rPr>
        <w:t>DUAN Z Y</w:t>
      </w:r>
      <w:r>
        <w:rPr>
          <w:rFonts w:hint="eastAsia" w:cs="Times New Roman"/>
          <w:sz w:val="21"/>
          <w:szCs w:val="21"/>
        </w:rPr>
        <w:t>，</w:t>
      </w:r>
      <w:r>
        <w:rPr>
          <w:rFonts w:cs="Times New Roman"/>
          <w:sz w:val="21"/>
          <w:szCs w:val="21"/>
        </w:rPr>
        <w:t>et al. Neuroprosthetic contact lens enabled sensorimotor system for point-of-care monitoring and feedback of intraocular pressure [J]. Nature Communications</w:t>
      </w:r>
      <w:r>
        <w:rPr>
          <w:rFonts w:hint="eastAsia" w:cs="Times New Roman"/>
          <w:sz w:val="21"/>
          <w:szCs w:val="21"/>
        </w:rPr>
        <w:t>，</w:t>
      </w:r>
      <w:r>
        <w:rPr>
          <w:rFonts w:cs="Times New Roman"/>
          <w:sz w:val="21"/>
          <w:szCs w:val="21"/>
        </w:rPr>
        <w:t xml:space="preserve">2024 </w:t>
      </w:r>
      <w:r>
        <w:rPr>
          <w:rFonts w:hint="eastAsia" w:cs="Times New Roman"/>
          <w:sz w:val="21"/>
          <w:szCs w:val="21"/>
        </w:rPr>
        <w:t>（15）：</w:t>
      </w:r>
      <w:r>
        <w:rPr>
          <w:rFonts w:cs="Times New Roman"/>
          <w:sz w:val="21"/>
          <w:szCs w:val="21"/>
        </w:rPr>
        <w:t>5635.</w:t>
      </w:r>
      <w:bookmarkEnd w:id="67"/>
    </w:p>
    <w:p w14:paraId="707DCF28">
      <w:pPr>
        <w:numPr>
          <w:ilvl w:val="0"/>
          <w:numId w:val="0"/>
        </w:numPr>
        <w:snapToGrid/>
        <w:spacing w:line="300" w:lineRule="auto"/>
        <w:ind w:left="425" w:leftChars="0" w:hanging="425" w:firstLineChars="0"/>
        <w:rPr>
          <w:rFonts w:cs="Times New Roman"/>
          <w:sz w:val="21"/>
          <w:szCs w:val="21"/>
        </w:rPr>
      </w:pPr>
      <w:bookmarkStart w:id="68" w:name="_Ref184913446"/>
      <w:r>
        <w:rPr>
          <w:rFonts w:hint="default" w:ascii="Times New Roman" w:hAnsi="Times New Roman" w:cs="Times New Roman" w:eastAsiaTheme="minorEastAsia"/>
          <w:kern w:val="2"/>
          <w:sz w:val="21"/>
          <w:szCs w:val="21"/>
          <w:lang w:val="en-US" w:eastAsia="zh-CN" w:bidi="ar-SA"/>
        </w:rPr>
        <w:t>[72]</w:t>
      </w:r>
      <w:r>
        <w:rPr>
          <w:rFonts w:cs="Times New Roman"/>
          <w:sz w:val="21"/>
          <w:szCs w:val="21"/>
        </w:rPr>
        <w:t>TEHRANI F</w:t>
      </w:r>
      <w:r>
        <w:rPr>
          <w:rFonts w:hint="eastAsia" w:cs="Times New Roman"/>
          <w:sz w:val="21"/>
          <w:szCs w:val="21"/>
        </w:rPr>
        <w:t>，</w:t>
      </w:r>
      <w:r>
        <w:rPr>
          <w:rFonts w:cs="Times New Roman"/>
          <w:sz w:val="21"/>
          <w:szCs w:val="21"/>
        </w:rPr>
        <w:t>TEYMOURIAN H</w:t>
      </w:r>
      <w:r>
        <w:rPr>
          <w:rFonts w:hint="eastAsia" w:cs="Times New Roman"/>
          <w:sz w:val="21"/>
          <w:szCs w:val="21"/>
        </w:rPr>
        <w:t>，</w:t>
      </w:r>
      <w:r>
        <w:rPr>
          <w:rFonts w:cs="Times New Roman"/>
          <w:sz w:val="21"/>
          <w:szCs w:val="21"/>
        </w:rPr>
        <w:t>WUERSTLE B</w:t>
      </w:r>
      <w:r>
        <w:rPr>
          <w:rFonts w:hint="eastAsia" w:cs="Times New Roman"/>
          <w:sz w:val="21"/>
          <w:szCs w:val="21"/>
        </w:rPr>
        <w:t>，</w:t>
      </w:r>
      <w:r>
        <w:rPr>
          <w:rFonts w:cs="Times New Roman"/>
          <w:sz w:val="21"/>
          <w:szCs w:val="21"/>
        </w:rPr>
        <w:t>et al. An integrated wearable microneedle array for the continuous monitoring of multiple biomarkers in interstitial fluid [J]. Nature Biomedical Engineering</w:t>
      </w:r>
      <w:r>
        <w:rPr>
          <w:rFonts w:hint="eastAsia" w:cs="Times New Roman"/>
          <w:sz w:val="21"/>
          <w:szCs w:val="21"/>
        </w:rPr>
        <w:t>，</w:t>
      </w:r>
      <w:r>
        <w:rPr>
          <w:rFonts w:cs="Times New Roman"/>
          <w:sz w:val="21"/>
          <w:szCs w:val="21"/>
        </w:rPr>
        <w:t xml:space="preserve">2022 </w:t>
      </w:r>
      <w:r>
        <w:rPr>
          <w:rFonts w:hint="eastAsia" w:cs="Times New Roman"/>
          <w:sz w:val="21"/>
          <w:szCs w:val="21"/>
        </w:rPr>
        <w:t>（6）：</w:t>
      </w:r>
      <w:r>
        <w:rPr>
          <w:rFonts w:cs="Times New Roman"/>
          <w:sz w:val="21"/>
          <w:szCs w:val="21"/>
        </w:rPr>
        <w:t>1214-1224.</w:t>
      </w:r>
      <w:bookmarkEnd w:id="68"/>
    </w:p>
    <w:p w14:paraId="25813076">
      <w:pPr>
        <w:numPr>
          <w:ilvl w:val="0"/>
          <w:numId w:val="0"/>
        </w:numPr>
        <w:snapToGrid/>
        <w:spacing w:line="300" w:lineRule="auto"/>
        <w:ind w:left="425" w:leftChars="0" w:hanging="425" w:firstLineChars="0"/>
        <w:rPr>
          <w:rFonts w:cs="Times New Roman"/>
          <w:sz w:val="21"/>
          <w:szCs w:val="21"/>
        </w:rPr>
      </w:pPr>
      <w:bookmarkStart w:id="69" w:name="_Ref184913457"/>
      <w:r>
        <w:rPr>
          <w:rFonts w:hint="default" w:ascii="Times New Roman" w:hAnsi="Times New Roman" w:cs="Times New Roman" w:eastAsiaTheme="minorEastAsia"/>
          <w:kern w:val="2"/>
          <w:sz w:val="21"/>
          <w:szCs w:val="21"/>
          <w:lang w:val="en-US" w:eastAsia="zh-CN" w:bidi="ar-SA"/>
        </w:rPr>
        <w:t>[73]</w:t>
      </w:r>
      <w:r>
        <w:rPr>
          <w:rFonts w:cs="Times New Roman"/>
          <w:sz w:val="21"/>
          <w:szCs w:val="21"/>
        </w:rPr>
        <w:t>MIRANDA E</w:t>
      </w:r>
      <w:r>
        <w:rPr>
          <w:rFonts w:hint="eastAsia" w:cs="Times New Roman"/>
          <w:sz w:val="21"/>
          <w:szCs w:val="21"/>
        </w:rPr>
        <w:t>，</w:t>
      </w:r>
      <w:r>
        <w:rPr>
          <w:rFonts w:cs="Times New Roman"/>
          <w:sz w:val="21"/>
          <w:szCs w:val="21"/>
        </w:rPr>
        <w:t>SUÑÉ J. Memristors for neuromorphic circuits and artificial intelligence applications [J]. Materials</w:t>
      </w:r>
      <w:r>
        <w:rPr>
          <w:rFonts w:hint="eastAsia" w:cs="Times New Roman"/>
          <w:sz w:val="21"/>
          <w:szCs w:val="21"/>
        </w:rPr>
        <w:t>，</w:t>
      </w:r>
      <w:r>
        <w:rPr>
          <w:rFonts w:cs="Times New Roman"/>
          <w:sz w:val="21"/>
          <w:szCs w:val="21"/>
        </w:rPr>
        <w:t>2020</w:t>
      </w:r>
      <w:r>
        <w:rPr>
          <w:rFonts w:hint="eastAsia" w:cs="Times New Roman"/>
          <w:sz w:val="21"/>
          <w:szCs w:val="21"/>
        </w:rPr>
        <w:t>，</w:t>
      </w:r>
      <w:r>
        <w:rPr>
          <w:rFonts w:cs="Times New Roman"/>
          <w:sz w:val="21"/>
          <w:szCs w:val="21"/>
        </w:rPr>
        <w:t>13</w:t>
      </w:r>
      <w:r>
        <w:rPr>
          <w:rFonts w:hint="eastAsia" w:cs="Times New Roman"/>
          <w:sz w:val="21"/>
          <w:szCs w:val="21"/>
        </w:rPr>
        <w:t>（4）：</w:t>
      </w:r>
      <w:r>
        <w:rPr>
          <w:rFonts w:cs="Times New Roman"/>
          <w:sz w:val="21"/>
          <w:szCs w:val="21"/>
        </w:rPr>
        <w:t>938.</w:t>
      </w:r>
      <w:bookmarkEnd w:id="69"/>
    </w:p>
    <w:p w14:paraId="682CED51">
      <w:pPr>
        <w:numPr>
          <w:ilvl w:val="0"/>
          <w:numId w:val="0"/>
        </w:numPr>
        <w:snapToGrid/>
        <w:spacing w:line="300" w:lineRule="auto"/>
        <w:ind w:left="425" w:leftChars="0" w:hanging="425" w:firstLineChars="0"/>
        <w:rPr>
          <w:rFonts w:cs="Times New Roman"/>
          <w:sz w:val="21"/>
          <w:szCs w:val="21"/>
        </w:rPr>
      </w:pPr>
      <w:bookmarkStart w:id="70" w:name="_Ref184913471"/>
      <w:r>
        <w:rPr>
          <w:rFonts w:hint="default" w:ascii="Times New Roman" w:hAnsi="Times New Roman" w:cs="Times New Roman" w:eastAsiaTheme="minorEastAsia"/>
          <w:kern w:val="2"/>
          <w:sz w:val="21"/>
          <w:szCs w:val="21"/>
          <w:lang w:val="en-US" w:eastAsia="zh-CN" w:bidi="ar-SA"/>
        </w:rPr>
        <w:t>[74]</w:t>
      </w:r>
      <w:r>
        <w:rPr>
          <w:rFonts w:cs="Times New Roman"/>
          <w:sz w:val="21"/>
          <w:szCs w:val="21"/>
        </w:rPr>
        <w:t>LIU J L</w:t>
      </w:r>
      <w:r>
        <w:rPr>
          <w:rFonts w:hint="eastAsia" w:cs="Times New Roman"/>
          <w:sz w:val="21"/>
          <w:szCs w:val="21"/>
        </w:rPr>
        <w:t>，</w:t>
      </w:r>
      <w:r>
        <w:rPr>
          <w:rFonts w:cs="Times New Roman"/>
          <w:sz w:val="21"/>
          <w:szCs w:val="21"/>
        </w:rPr>
        <w:t>WANG Y T</w:t>
      </w:r>
      <w:r>
        <w:rPr>
          <w:rFonts w:hint="eastAsia" w:cs="Times New Roman"/>
          <w:sz w:val="21"/>
          <w:szCs w:val="21"/>
        </w:rPr>
        <w:t>，</w:t>
      </w:r>
      <w:r>
        <w:rPr>
          <w:rFonts w:cs="Times New Roman"/>
          <w:sz w:val="21"/>
          <w:szCs w:val="21"/>
        </w:rPr>
        <w:t>LIU Y W，et al. Recent progress in wearable near-sensor and in-sensor intelligent perception systems [J]. Sensors</w:t>
      </w:r>
      <w:r>
        <w:rPr>
          <w:rFonts w:hint="eastAsia" w:cs="Times New Roman"/>
          <w:sz w:val="21"/>
          <w:szCs w:val="21"/>
        </w:rPr>
        <w:t>，</w:t>
      </w:r>
      <w:r>
        <w:rPr>
          <w:rFonts w:cs="Times New Roman"/>
          <w:sz w:val="21"/>
          <w:szCs w:val="21"/>
        </w:rPr>
        <w:t>2024</w:t>
      </w:r>
      <w:r>
        <w:rPr>
          <w:rFonts w:hint="eastAsia" w:cs="Times New Roman"/>
          <w:sz w:val="21"/>
          <w:szCs w:val="21"/>
        </w:rPr>
        <w:t>，</w:t>
      </w:r>
      <w:r>
        <w:rPr>
          <w:rFonts w:cs="Times New Roman"/>
          <w:sz w:val="21"/>
          <w:szCs w:val="21"/>
        </w:rPr>
        <w:t>24</w:t>
      </w:r>
      <w:r>
        <w:rPr>
          <w:rFonts w:hint="eastAsia" w:cs="Times New Roman"/>
          <w:sz w:val="21"/>
          <w:szCs w:val="21"/>
        </w:rPr>
        <w:t>（7）：</w:t>
      </w:r>
      <w:r>
        <w:rPr>
          <w:rFonts w:cs="Times New Roman"/>
          <w:sz w:val="21"/>
          <w:szCs w:val="21"/>
        </w:rPr>
        <w:t>2180.</w:t>
      </w:r>
      <w:bookmarkEnd w:id="70"/>
    </w:p>
    <w:p w14:paraId="1E991D16">
      <w:pPr>
        <w:numPr>
          <w:ilvl w:val="0"/>
          <w:numId w:val="0"/>
        </w:numPr>
        <w:snapToGrid/>
        <w:spacing w:line="300" w:lineRule="auto"/>
        <w:ind w:left="425" w:leftChars="0" w:hanging="425" w:firstLineChars="0"/>
        <w:rPr>
          <w:rFonts w:cs="Times New Roman"/>
          <w:sz w:val="21"/>
          <w:szCs w:val="21"/>
        </w:rPr>
      </w:pPr>
      <w:bookmarkStart w:id="71" w:name="_Ref184913482"/>
      <w:r>
        <w:rPr>
          <w:rFonts w:hint="default" w:ascii="Times New Roman" w:hAnsi="Times New Roman" w:cs="Times New Roman" w:eastAsiaTheme="minorEastAsia"/>
          <w:kern w:val="2"/>
          <w:sz w:val="21"/>
          <w:szCs w:val="21"/>
          <w:lang w:val="en-US" w:eastAsia="zh-CN" w:bidi="ar-SA"/>
        </w:rPr>
        <w:t>[75]</w:t>
      </w:r>
      <w:r>
        <w:rPr>
          <w:rFonts w:cs="Times New Roman"/>
          <w:sz w:val="21"/>
          <w:szCs w:val="21"/>
        </w:rPr>
        <w:t>LIU X R</w:t>
      </w:r>
      <w:r>
        <w:rPr>
          <w:rFonts w:hint="eastAsia" w:cs="Times New Roman"/>
          <w:sz w:val="21"/>
          <w:szCs w:val="21"/>
        </w:rPr>
        <w:t>，</w:t>
      </w:r>
      <w:r>
        <w:rPr>
          <w:rFonts w:cs="Times New Roman"/>
          <w:sz w:val="21"/>
          <w:szCs w:val="21"/>
        </w:rPr>
        <w:t>SUN C</w:t>
      </w:r>
      <w:r>
        <w:rPr>
          <w:rFonts w:hint="eastAsia" w:cs="Times New Roman"/>
          <w:sz w:val="21"/>
          <w:szCs w:val="21"/>
        </w:rPr>
        <w:t>，</w:t>
      </w:r>
      <w:r>
        <w:rPr>
          <w:rFonts w:cs="Times New Roman"/>
          <w:sz w:val="21"/>
          <w:szCs w:val="21"/>
        </w:rPr>
        <w:t>GUO Z C，et al. Near-sensor reservoir computing for gait recognition via a multi-gate electrolyte-gated transistor [J]. Advanced Science</w:t>
      </w:r>
      <w:r>
        <w:rPr>
          <w:rFonts w:hint="eastAsia" w:cs="Times New Roman"/>
          <w:sz w:val="21"/>
          <w:szCs w:val="21"/>
        </w:rPr>
        <w:t>，</w:t>
      </w:r>
      <w:r>
        <w:rPr>
          <w:rFonts w:cs="Times New Roman"/>
          <w:sz w:val="21"/>
          <w:szCs w:val="21"/>
        </w:rPr>
        <w:t>2023</w:t>
      </w:r>
      <w:r>
        <w:rPr>
          <w:rFonts w:hint="eastAsia" w:cs="Times New Roman"/>
          <w:sz w:val="21"/>
          <w:szCs w:val="21"/>
        </w:rPr>
        <w:t>，</w:t>
      </w:r>
      <w:r>
        <w:rPr>
          <w:rFonts w:cs="Times New Roman"/>
          <w:sz w:val="21"/>
          <w:szCs w:val="21"/>
        </w:rPr>
        <w:t>10</w:t>
      </w:r>
      <w:r>
        <w:rPr>
          <w:rFonts w:hint="eastAsia" w:cs="Times New Roman"/>
          <w:sz w:val="21"/>
          <w:szCs w:val="21"/>
        </w:rPr>
        <w:t>（15）：</w:t>
      </w:r>
      <w:r>
        <w:rPr>
          <w:rFonts w:cs="Times New Roman"/>
          <w:sz w:val="21"/>
          <w:szCs w:val="21"/>
        </w:rPr>
        <w:t>2300471.</w:t>
      </w:r>
      <w:bookmarkEnd w:id="71"/>
    </w:p>
    <w:p w14:paraId="72FD949B">
      <w:pPr>
        <w:numPr>
          <w:ilvl w:val="0"/>
          <w:numId w:val="0"/>
        </w:numPr>
        <w:snapToGrid/>
        <w:spacing w:line="300" w:lineRule="auto"/>
        <w:ind w:left="425" w:leftChars="0" w:hanging="425" w:firstLineChars="0"/>
        <w:rPr>
          <w:rFonts w:cs="Times New Roman"/>
          <w:sz w:val="21"/>
          <w:szCs w:val="21"/>
        </w:rPr>
      </w:pPr>
      <w:bookmarkStart w:id="72" w:name="_Ref184913493"/>
      <w:r>
        <w:rPr>
          <w:rFonts w:hint="default" w:ascii="Times New Roman" w:hAnsi="Times New Roman" w:cs="Times New Roman" w:eastAsiaTheme="minorEastAsia"/>
          <w:kern w:val="2"/>
          <w:sz w:val="21"/>
          <w:szCs w:val="21"/>
          <w:lang w:val="en-US" w:eastAsia="zh-CN" w:bidi="ar-SA"/>
        </w:rPr>
        <w:t>[76]</w:t>
      </w:r>
      <w:r>
        <w:rPr>
          <w:rFonts w:cs="Times New Roman"/>
          <w:sz w:val="21"/>
          <w:szCs w:val="21"/>
        </w:rPr>
        <w:t>JIANG C P</w:t>
      </w:r>
      <w:r>
        <w:rPr>
          <w:rFonts w:hint="eastAsia" w:cs="Times New Roman"/>
          <w:sz w:val="21"/>
          <w:szCs w:val="21"/>
        </w:rPr>
        <w:t>，</w:t>
      </w:r>
      <w:r>
        <w:rPr>
          <w:rFonts w:cs="Times New Roman"/>
          <w:sz w:val="21"/>
          <w:szCs w:val="21"/>
        </w:rPr>
        <w:t>LIU J Q</w:t>
      </w:r>
      <w:r>
        <w:rPr>
          <w:rFonts w:hint="eastAsia" w:cs="Times New Roman"/>
          <w:sz w:val="21"/>
          <w:szCs w:val="21"/>
        </w:rPr>
        <w:t>，</w:t>
      </w:r>
      <w:r>
        <w:rPr>
          <w:rFonts w:cs="Times New Roman"/>
          <w:sz w:val="21"/>
          <w:szCs w:val="21"/>
        </w:rPr>
        <w:t>YANG L</w:t>
      </w:r>
      <w:r>
        <w:rPr>
          <w:rFonts w:hint="eastAsia" w:cs="Times New Roman"/>
          <w:sz w:val="21"/>
          <w:szCs w:val="21"/>
        </w:rPr>
        <w:t>，</w:t>
      </w:r>
      <w:r>
        <w:rPr>
          <w:rFonts w:cs="Times New Roman"/>
          <w:sz w:val="21"/>
          <w:szCs w:val="21"/>
        </w:rPr>
        <w:t>et al. A flexible artificial sensory nerve enabled by nanoparticle-assembled synaptic devices for neuromorphic tactile recognition [J]. Advanced Science</w:t>
      </w:r>
      <w:r>
        <w:rPr>
          <w:rFonts w:hint="eastAsia" w:cs="Times New Roman"/>
          <w:sz w:val="21"/>
          <w:szCs w:val="21"/>
        </w:rPr>
        <w:t>，</w:t>
      </w:r>
      <w:r>
        <w:rPr>
          <w:rFonts w:cs="Times New Roman"/>
          <w:sz w:val="21"/>
          <w:szCs w:val="21"/>
        </w:rPr>
        <w:t>2022</w:t>
      </w:r>
      <w:r>
        <w:rPr>
          <w:rFonts w:hint="eastAsia" w:cs="Times New Roman"/>
          <w:sz w:val="21"/>
          <w:szCs w:val="21"/>
        </w:rPr>
        <w:t>，</w:t>
      </w:r>
      <w:r>
        <w:rPr>
          <w:rFonts w:cs="Times New Roman"/>
          <w:sz w:val="21"/>
          <w:szCs w:val="21"/>
        </w:rPr>
        <w:t>9</w:t>
      </w:r>
      <w:r>
        <w:rPr>
          <w:rFonts w:hint="eastAsia" w:cs="Times New Roman"/>
          <w:sz w:val="21"/>
          <w:szCs w:val="21"/>
        </w:rPr>
        <w:t>（24）：2106124</w:t>
      </w:r>
      <w:r>
        <w:rPr>
          <w:rFonts w:cs="Times New Roman"/>
          <w:sz w:val="21"/>
          <w:szCs w:val="21"/>
        </w:rPr>
        <w:t>.</w:t>
      </w:r>
      <w:bookmarkEnd w:id="72"/>
    </w:p>
    <w:p w14:paraId="053AE052">
      <w:pPr>
        <w:numPr>
          <w:ilvl w:val="0"/>
          <w:numId w:val="0"/>
        </w:numPr>
        <w:snapToGrid/>
        <w:spacing w:line="300" w:lineRule="auto"/>
        <w:ind w:left="425" w:leftChars="0" w:hanging="425" w:firstLineChars="0"/>
        <w:rPr>
          <w:rFonts w:cs="Times New Roman"/>
          <w:sz w:val="21"/>
          <w:szCs w:val="21"/>
        </w:rPr>
      </w:pPr>
      <w:bookmarkStart w:id="73" w:name="_Ref184913506"/>
      <w:r>
        <w:rPr>
          <w:rFonts w:hint="default" w:ascii="Times New Roman" w:hAnsi="Times New Roman" w:cs="Times New Roman" w:eastAsiaTheme="minorEastAsia"/>
          <w:kern w:val="2"/>
          <w:sz w:val="21"/>
          <w:szCs w:val="21"/>
          <w:lang w:val="en-US" w:eastAsia="zh-CN" w:bidi="ar-SA"/>
        </w:rPr>
        <w:t>[77]</w:t>
      </w:r>
      <w:r>
        <w:rPr>
          <w:rFonts w:cs="Times New Roman"/>
          <w:sz w:val="21"/>
          <w:szCs w:val="21"/>
        </w:rPr>
        <w:t>SENGUPTA D</w:t>
      </w:r>
      <w:r>
        <w:rPr>
          <w:rFonts w:hint="eastAsia" w:cs="Times New Roman"/>
          <w:sz w:val="21"/>
          <w:szCs w:val="21"/>
        </w:rPr>
        <w:t>，</w:t>
      </w:r>
      <w:r>
        <w:rPr>
          <w:rFonts w:cs="Times New Roman"/>
          <w:sz w:val="21"/>
          <w:szCs w:val="21"/>
        </w:rPr>
        <w:t>MASTELLA M</w:t>
      </w:r>
      <w:r>
        <w:rPr>
          <w:rFonts w:hint="eastAsia" w:cs="Times New Roman"/>
          <w:sz w:val="21"/>
          <w:szCs w:val="21"/>
        </w:rPr>
        <w:t>，</w:t>
      </w:r>
      <w:r>
        <w:rPr>
          <w:rFonts w:cs="Times New Roman"/>
          <w:sz w:val="21"/>
          <w:szCs w:val="21"/>
        </w:rPr>
        <w:t>CHICCA E</w:t>
      </w:r>
      <w:r>
        <w:rPr>
          <w:rFonts w:hint="eastAsia" w:cs="Times New Roman"/>
          <w:sz w:val="21"/>
          <w:szCs w:val="21"/>
        </w:rPr>
        <w:t>，</w:t>
      </w:r>
      <w:r>
        <w:rPr>
          <w:rFonts w:cs="Times New Roman"/>
          <w:sz w:val="21"/>
          <w:szCs w:val="21"/>
        </w:rPr>
        <w:t>et al. Skin-inspired flexible and stretchable electrospun carbon nanofiber sensors for neuromorphic sensing [J]. ACS Applied Electronic Materials</w:t>
      </w:r>
      <w:r>
        <w:rPr>
          <w:rFonts w:hint="eastAsia" w:cs="Times New Roman"/>
          <w:sz w:val="21"/>
          <w:szCs w:val="21"/>
        </w:rPr>
        <w:t>，2022，4（1）：</w:t>
      </w:r>
      <w:r>
        <w:rPr>
          <w:rFonts w:cs="Times New Roman"/>
          <w:sz w:val="21"/>
          <w:szCs w:val="21"/>
        </w:rPr>
        <w:t>308-315</w:t>
      </w:r>
      <w:r>
        <w:rPr>
          <w:rFonts w:hint="eastAsia" w:cs="Times New Roman"/>
          <w:sz w:val="21"/>
          <w:szCs w:val="21"/>
        </w:rPr>
        <w:t>.</w:t>
      </w:r>
      <w:bookmarkEnd w:id="73"/>
    </w:p>
    <w:p w14:paraId="3EBC4D61">
      <w:pPr>
        <w:numPr>
          <w:ilvl w:val="0"/>
          <w:numId w:val="0"/>
        </w:numPr>
        <w:snapToGrid/>
        <w:spacing w:line="300" w:lineRule="auto"/>
        <w:ind w:left="420" w:leftChars="0" w:hanging="420" w:hangingChars="200"/>
        <w:rPr>
          <w:rFonts w:cs="Times New Roman"/>
          <w:sz w:val="21"/>
          <w:szCs w:val="21"/>
        </w:rPr>
      </w:pPr>
      <w:bookmarkStart w:id="74" w:name="_Ref184913520"/>
      <w:r>
        <w:rPr>
          <w:rFonts w:hint="default" w:ascii="Times New Roman" w:hAnsi="Times New Roman" w:cs="Times New Roman" w:eastAsiaTheme="minorEastAsia"/>
          <w:kern w:val="2"/>
          <w:sz w:val="21"/>
          <w:szCs w:val="21"/>
          <w:lang w:val="en-US" w:eastAsia="zh-CN" w:bidi="ar-SA"/>
        </w:rPr>
        <w:t>[78]</w:t>
      </w:r>
      <w:r>
        <w:rPr>
          <w:rFonts w:cs="Times New Roman"/>
          <w:sz w:val="21"/>
          <w:szCs w:val="21"/>
        </w:rPr>
        <w:t>GHOSH A</w:t>
      </w:r>
      <w:r>
        <w:rPr>
          <w:rFonts w:hint="eastAsia" w:cs="Times New Roman"/>
          <w:sz w:val="21"/>
          <w:szCs w:val="21"/>
        </w:rPr>
        <w:t>，</w:t>
      </w:r>
      <w:r>
        <w:rPr>
          <w:rFonts w:cs="Times New Roman"/>
          <w:sz w:val="21"/>
          <w:szCs w:val="21"/>
        </w:rPr>
        <w:t>SADANA H R</w:t>
      </w:r>
      <w:r>
        <w:rPr>
          <w:rFonts w:hint="eastAsia" w:cs="Times New Roman"/>
          <w:sz w:val="21"/>
          <w:szCs w:val="21"/>
        </w:rPr>
        <w:t>，</w:t>
      </w:r>
      <w:r>
        <w:rPr>
          <w:rFonts w:cs="Times New Roman"/>
          <w:sz w:val="21"/>
          <w:szCs w:val="21"/>
        </w:rPr>
        <w:t>DEBNATH M</w:t>
      </w:r>
      <w:r>
        <w:rPr>
          <w:rFonts w:hint="eastAsia" w:cs="Times New Roman"/>
          <w:sz w:val="21"/>
          <w:szCs w:val="21"/>
        </w:rPr>
        <w:t>，</w:t>
      </w:r>
      <w:r>
        <w:rPr>
          <w:rFonts w:cs="Times New Roman"/>
          <w:sz w:val="21"/>
          <w:szCs w:val="21"/>
        </w:rPr>
        <w:t>et al. Approximate ADCs for in-memory computing [J]. arXiv</w:t>
      </w:r>
      <w:r>
        <w:rPr>
          <w:rFonts w:hint="eastAsia" w:cs="Times New Roman"/>
          <w:sz w:val="21"/>
          <w:szCs w:val="21"/>
        </w:rPr>
        <w:t>，2024 （8）：</w:t>
      </w:r>
      <w:r>
        <w:rPr>
          <w:rFonts w:cs="Times New Roman"/>
          <w:sz w:val="21"/>
          <w:szCs w:val="21"/>
        </w:rPr>
        <w:t>2408.06390.</w:t>
      </w:r>
      <w:bookmarkEnd w:id="74"/>
    </w:p>
    <w:p w14:paraId="58F166CA">
      <w:pPr>
        <w:numPr>
          <w:ilvl w:val="0"/>
          <w:numId w:val="0"/>
        </w:numPr>
        <w:snapToGrid/>
        <w:spacing w:line="300" w:lineRule="auto"/>
        <w:ind w:left="425" w:leftChars="0" w:hanging="425" w:firstLineChars="0"/>
        <w:rPr>
          <w:rFonts w:cs="Times New Roman"/>
          <w:sz w:val="21"/>
          <w:szCs w:val="21"/>
        </w:rPr>
      </w:pPr>
      <w:bookmarkStart w:id="75" w:name="_Ref184913595"/>
      <w:r>
        <w:rPr>
          <w:rFonts w:hint="default" w:ascii="Times New Roman" w:hAnsi="Times New Roman" w:cs="Times New Roman" w:eastAsiaTheme="minorEastAsia"/>
          <w:kern w:val="2"/>
          <w:sz w:val="21"/>
          <w:szCs w:val="21"/>
          <w:lang w:val="en-US" w:eastAsia="zh-CN" w:bidi="ar-SA"/>
        </w:rPr>
        <w:t>[79]</w:t>
      </w:r>
      <w:r>
        <w:rPr>
          <w:rFonts w:cs="Times New Roman"/>
          <w:sz w:val="21"/>
          <w:szCs w:val="21"/>
        </w:rPr>
        <w:t>HUANG X H</w:t>
      </w:r>
      <w:r>
        <w:rPr>
          <w:rFonts w:hint="eastAsia" w:cs="Times New Roman"/>
          <w:sz w:val="21"/>
          <w:szCs w:val="21"/>
        </w:rPr>
        <w:t>，</w:t>
      </w:r>
      <w:r>
        <w:rPr>
          <w:rFonts w:cs="Times New Roman"/>
          <w:sz w:val="21"/>
          <w:szCs w:val="21"/>
        </w:rPr>
        <w:t>LIU C S</w:t>
      </w:r>
      <w:r>
        <w:rPr>
          <w:rFonts w:hint="eastAsia" w:cs="Times New Roman"/>
          <w:sz w:val="21"/>
          <w:szCs w:val="21"/>
        </w:rPr>
        <w:t>，</w:t>
      </w:r>
      <w:r>
        <w:rPr>
          <w:rFonts w:cs="Times New Roman"/>
          <w:sz w:val="21"/>
          <w:szCs w:val="21"/>
        </w:rPr>
        <w:t>TANG Z W</w:t>
      </w:r>
      <w:r>
        <w:rPr>
          <w:rFonts w:hint="eastAsia" w:cs="Times New Roman"/>
          <w:sz w:val="21"/>
          <w:szCs w:val="21"/>
        </w:rPr>
        <w:t>，</w:t>
      </w:r>
      <w:r>
        <w:rPr>
          <w:rFonts w:cs="Times New Roman"/>
          <w:sz w:val="21"/>
          <w:szCs w:val="21"/>
        </w:rPr>
        <w:t>et al. An ultrafast bipolar flash memory for self-activated in-memory computing [J]. Nature Nanotechnology</w:t>
      </w:r>
      <w:r>
        <w:rPr>
          <w:rFonts w:hint="eastAsia" w:cs="Times New Roman"/>
          <w:sz w:val="21"/>
          <w:szCs w:val="21"/>
        </w:rPr>
        <w:t>，</w:t>
      </w:r>
      <w:r>
        <w:rPr>
          <w:rFonts w:cs="Times New Roman"/>
          <w:sz w:val="21"/>
          <w:szCs w:val="21"/>
        </w:rPr>
        <w:t xml:space="preserve">2023 </w:t>
      </w:r>
      <w:r>
        <w:rPr>
          <w:rFonts w:hint="eastAsia" w:cs="Times New Roman"/>
          <w:sz w:val="21"/>
          <w:szCs w:val="21"/>
        </w:rPr>
        <w:t>（18）：</w:t>
      </w:r>
      <w:r>
        <w:rPr>
          <w:rFonts w:cs="Times New Roman"/>
          <w:sz w:val="21"/>
          <w:szCs w:val="21"/>
        </w:rPr>
        <w:t>486-492.</w:t>
      </w:r>
      <w:bookmarkEnd w:id="75"/>
    </w:p>
    <w:p w14:paraId="40014A72">
      <w:pPr>
        <w:numPr>
          <w:ilvl w:val="0"/>
          <w:numId w:val="0"/>
        </w:numPr>
        <w:snapToGrid/>
        <w:spacing w:line="300" w:lineRule="auto"/>
        <w:ind w:left="425" w:leftChars="0" w:hanging="425" w:firstLineChars="0"/>
        <w:rPr>
          <w:rFonts w:cs="Times New Roman"/>
          <w:sz w:val="21"/>
          <w:szCs w:val="21"/>
        </w:rPr>
      </w:pPr>
      <w:bookmarkStart w:id="76" w:name="_Ref184913604"/>
      <w:r>
        <w:rPr>
          <w:rFonts w:hint="default" w:ascii="Times New Roman" w:hAnsi="Times New Roman" w:cs="Times New Roman" w:eastAsiaTheme="minorEastAsia"/>
          <w:kern w:val="2"/>
          <w:sz w:val="21"/>
          <w:szCs w:val="21"/>
          <w:lang w:val="en-US" w:eastAsia="zh-CN" w:bidi="ar-SA"/>
        </w:rPr>
        <w:t>[80]</w:t>
      </w:r>
      <w:r>
        <w:rPr>
          <w:rFonts w:cs="Times New Roman"/>
          <w:sz w:val="21"/>
          <w:szCs w:val="21"/>
        </w:rPr>
        <w:t>NING H K</w:t>
      </w:r>
      <w:r>
        <w:rPr>
          <w:rFonts w:hint="eastAsia" w:cs="Times New Roman"/>
          <w:sz w:val="21"/>
          <w:szCs w:val="21"/>
        </w:rPr>
        <w:t>，</w:t>
      </w:r>
      <w:r>
        <w:rPr>
          <w:rFonts w:cs="Times New Roman"/>
          <w:sz w:val="21"/>
          <w:szCs w:val="21"/>
        </w:rPr>
        <w:t>YU Z H</w:t>
      </w:r>
      <w:r>
        <w:rPr>
          <w:rFonts w:hint="eastAsia" w:cs="Times New Roman"/>
          <w:sz w:val="21"/>
          <w:szCs w:val="21"/>
        </w:rPr>
        <w:t>，</w:t>
      </w:r>
      <w:r>
        <w:rPr>
          <w:rFonts w:cs="Times New Roman"/>
          <w:sz w:val="21"/>
          <w:szCs w:val="21"/>
        </w:rPr>
        <w:t>ZHANG Q T</w:t>
      </w:r>
      <w:r>
        <w:rPr>
          <w:rFonts w:hint="eastAsia" w:cs="Times New Roman"/>
          <w:sz w:val="21"/>
          <w:szCs w:val="21"/>
        </w:rPr>
        <w:t>，</w:t>
      </w:r>
      <w:r>
        <w:rPr>
          <w:rFonts w:cs="Times New Roman"/>
          <w:sz w:val="21"/>
          <w:szCs w:val="21"/>
        </w:rPr>
        <w:t>et al. An in-memory computing architecture based on a duplex two-dimensional material structure for in situ machine learning [J]. Nature Nanotechnology</w:t>
      </w:r>
      <w:r>
        <w:rPr>
          <w:rFonts w:hint="eastAsia" w:cs="Times New Roman"/>
          <w:sz w:val="21"/>
          <w:szCs w:val="21"/>
        </w:rPr>
        <w:t>，2023</w:t>
      </w:r>
      <w:r>
        <w:rPr>
          <w:rFonts w:cs="Times New Roman"/>
          <w:sz w:val="21"/>
          <w:szCs w:val="21"/>
        </w:rPr>
        <w:t xml:space="preserve"> </w:t>
      </w:r>
      <w:r>
        <w:rPr>
          <w:rFonts w:hint="eastAsia" w:cs="Times New Roman"/>
          <w:sz w:val="21"/>
          <w:szCs w:val="21"/>
        </w:rPr>
        <w:t>（18）：</w:t>
      </w:r>
      <w:r>
        <w:rPr>
          <w:rFonts w:cs="Times New Roman"/>
          <w:sz w:val="21"/>
          <w:szCs w:val="21"/>
        </w:rPr>
        <w:t>493-500</w:t>
      </w:r>
      <w:r>
        <w:rPr>
          <w:rFonts w:hint="eastAsia" w:cs="Times New Roman"/>
          <w:sz w:val="21"/>
          <w:szCs w:val="21"/>
        </w:rPr>
        <w:t>.</w:t>
      </w:r>
      <w:bookmarkEnd w:id="76"/>
    </w:p>
    <w:p w14:paraId="0C91C2F2">
      <w:pPr>
        <w:numPr>
          <w:ilvl w:val="0"/>
          <w:numId w:val="0"/>
        </w:numPr>
        <w:snapToGrid/>
        <w:spacing w:line="300" w:lineRule="auto"/>
        <w:ind w:left="425" w:leftChars="0" w:hanging="425" w:firstLineChars="0"/>
        <w:rPr>
          <w:rFonts w:cs="Times New Roman"/>
          <w:sz w:val="21"/>
          <w:szCs w:val="21"/>
        </w:rPr>
      </w:pPr>
      <w:bookmarkStart w:id="77" w:name="_Ref184913617"/>
      <w:r>
        <w:rPr>
          <w:rFonts w:hint="default" w:ascii="Times New Roman" w:hAnsi="Times New Roman" w:cs="Times New Roman" w:eastAsiaTheme="minorEastAsia"/>
          <w:kern w:val="2"/>
          <w:sz w:val="21"/>
          <w:szCs w:val="21"/>
          <w:lang w:val="en-US" w:eastAsia="zh-CN" w:bidi="ar-SA"/>
        </w:rPr>
        <w:t>[81]</w:t>
      </w:r>
      <w:r>
        <w:rPr>
          <w:rFonts w:cs="Times New Roman"/>
          <w:sz w:val="21"/>
          <w:szCs w:val="21"/>
        </w:rPr>
        <w:t>Peng Y X</w:t>
      </w:r>
      <w:r>
        <w:rPr>
          <w:rFonts w:hint="eastAsia" w:cs="Times New Roman"/>
          <w:sz w:val="21"/>
          <w:szCs w:val="21"/>
        </w:rPr>
        <w:t>，</w:t>
      </w:r>
      <w:r>
        <w:rPr>
          <w:rFonts w:cs="Times New Roman"/>
          <w:sz w:val="21"/>
          <w:szCs w:val="21"/>
        </w:rPr>
        <w:t>Qi J W，Yuan Y X. Modality-specific cross-modal similarity measurement with recurrent attention network [J]. IEEE Transactions on Image Processing</w:t>
      </w:r>
      <w:r>
        <w:rPr>
          <w:rFonts w:hint="eastAsia" w:cs="Times New Roman"/>
          <w:sz w:val="21"/>
          <w:szCs w:val="21"/>
        </w:rPr>
        <w:t>，2018，</w:t>
      </w:r>
      <w:r>
        <w:rPr>
          <w:rFonts w:cs="Times New Roman"/>
          <w:sz w:val="21"/>
          <w:szCs w:val="21"/>
        </w:rPr>
        <w:t>27</w:t>
      </w:r>
      <w:r>
        <w:rPr>
          <w:rFonts w:hint="eastAsia" w:cs="Times New Roman"/>
          <w:sz w:val="21"/>
          <w:szCs w:val="21"/>
        </w:rPr>
        <w:t>（11）：</w:t>
      </w:r>
      <w:r>
        <w:rPr>
          <w:rFonts w:cs="Times New Roman"/>
          <w:sz w:val="21"/>
          <w:szCs w:val="21"/>
        </w:rPr>
        <w:t>5585-5599.</w:t>
      </w:r>
      <w:bookmarkEnd w:id="77"/>
    </w:p>
    <w:p w14:paraId="4EF074FC">
      <w:pPr>
        <w:numPr>
          <w:ilvl w:val="0"/>
          <w:numId w:val="0"/>
        </w:numPr>
        <w:snapToGrid/>
        <w:spacing w:line="300" w:lineRule="auto"/>
        <w:ind w:left="425" w:leftChars="0" w:hanging="425" w:firstLineChars="0"/>
        <w:rPr>
          <w:rFonts w:cs="Times New Roman"/>
          <w:sz w:val="21"/>
          <w:szCs w:val="21"/>
        </w:rPr>
      </w:pPr>
      <w:bookmarkStart w:id="78" w:name="_Ref184913626"/>
      <w:r>
        <w:rPr>
          <w:rFonts w:hint="default" w:ascii="Times New Roman" w:hAnsi="Times New Roman" w:cs="Times New Roman" w:eastAsiaTheme="minorEastAsia"/>
          <w:kern w:val="2"/>
          <w:sz w:val="21"/>
          <w:szCs w:val="21"/>
          <w:lang w:val="en-US" w:eastAsia="zh-CN" w:bidi="ar-SA"/>
        </w:rPr>
        <w:t>[82]</w:t>
      </w:r>
      <w:r>
        <w:rPr>
          <w:rFonts w:cs="Times New Roman"/>
          <w:sz w:val="21"/>
          <w:szCs w:val="21"/>
        </w:rPr>
        <w:t>Chang Z Q</w:t>
      </w:r>
      <w:r>
        <w:rPr>
          <w:rFonts w:hint="eastAsia" w:cs="Times New Roman"/>
          <w:sz w:val="21"/>
          <w:szCs w:val="21"/>
        </w:rPr>
        <w:t>，</w:t>
      </w:r>
      <w:r>
        <w:rPr>
          <w:rFonts w:cs="Times New Roman"/>
          <w:sz w:val="21"/>
          <w:szCs w:val="21"/>
        </w:rPr>
        <w:t>Liu S B，Xiong X X，et al. A survey of recent advances in edge-computing-powered artificial intelligence of things [J]. IEEE Internet of Things Journal</w:t>
      </w:r>
      <w:r>
        <w:rPr>
          <w:rFonts w:hint="eastAsia" w:cs="Times New Roman"/>
          <w:sz w:val="21"/>
          <w:szCs w:val="21"/>
        </w:rPr>
        <w:t>，2021，</w:t>
      </w:r>
      <w:r>
        <w:rPr>
          <w:rFonts w:cs="Times New Roman"/>
          <w:sz w:val="21"/>
          <w:szCs w:val="21"/>
        </w:rPr>
        <w:t>8</w:t>
      </w:r>
      <w:r>
        <w:rPr>
          <w:rFonts w:hint="eastAsia" w:cs="Times New Roman"/>
          <w:sz w:val="21"/>
          <w:szCs w:val="21"/>
        </w:rPr>
        <w:t>（18）：</w:t>
      </w:r>
      <w:r>
        <w:rPr>
          <w:rFonts w:cs="Times New Roman"/>
          <w:sz w:val="21"/>
          <w:szCs w:val="21"/>
        </w:rPr>
        <w:t>13849-13875.</w:t>
      </w:r>
      <w:bookmarkEnd w:id="78"/>
    </w:p>
    <w:p w14:paraId="79C4D4CA">
      <w:pPr>
        <w:tabs>
          <w:tab w:val="left" w:pos="420"/>
        </w:tabs>
        <w:snapToGrid/>
        <w:ind w:firstLine="0" w:firstLineChars="0"/>
        <w:rPr>
          <w:rFonts w:cs="Times New Roman"/>
          <w:sz w:val="21"/>
          <w:szCs w:val="21"/>
        </w:rPr>
      </w:pPr>
    </w:p>
    <w:p w14:paraId="0F244325">
      <w:pPr>
        <w:tabs>
          <w:tab w:val="left" w:pos="420"/>
        </w:tabs>
        <w:snapToGrid/>
        <w:ind w:firstLine="0" w:firstLineChars="0"/>
        <w:rPr>
          <w:rFonts w:cs="Times New Roman"/>
          <w:sz w:val="21"/>
          <w:szCs w:val="21"/>
        </w:rPr>
      </w:pPr>
      <w:r>
        <w:rPr>
          <w:rFonts w:cs="Times New Roman"/>
          <w:b/>
          <w:sz w:val="21"/>
          <w:szCs w:val="21"/>
        </w:rPr>
        <w:t>收稿日期：</w:t>
      </w:r>
      <w:r>
        <w:rPr>
          <w:rFonts w:cs="Times New Roman"/>
          <w:sz w:val="21"/>
          <w:szCs w:val="21"/>
        </w:rPr>
        <w:t>2024-11-21</w:t>
      </w:r>
    </w:p>
    <w:p w14:paraId="7D309C5C">
      <w:pPr>
        <w:tabs>
          <w:tab w:val="left" w:pos="420"/>
        </w:tabs>
        <w:snapToGrid/>
        <w:ind w:firstLine="0" w:firstLineChars="0"/>
        <w:rPr>
          <w:rFonts w:cs="Times New Roman"/>
          <w:b/>
          <w:sz w:val="21"/>
          <w:szCs w:val="21"/>
        </w:rPr>
      </w:pPr>
      <w:r>
        <w:rPr>
          <w:rFonts w:cs="Times New Roman"/>
          <w:b/>
          <w:sz w:val="21"/>
          <w:szCs w:val="21"/>
        </w:rPr>
        <w:t>作者简介：</w:t>
      </w:r>
    </w:p>
    <w:p w14:paraId="4CEB5EEC">
      <w:pPr>
        <w:snapToGrid/>
        <w:spacing w:line="300" w:lineRule="auto"/>
        <w:ind w:firstLine="0" w:firstLineChars="0"/>
        <w:rPr>
          <w:rFonts w:cs="Times New Roman"/>
          <w:sz w:val="21"/>
          <w:szCs w:val="21"/>
        </w:rPr>
      </w:pPr>
      <w:r>
        <w:rPr>
          <w:rFonts w:eastAsia="宋体" w:cs="Times New Roman"/>
          <w:sz w:val="21"/>
          <w:szCs w:val="21"/>
        </w:rPr>
        <w:t>周凯月（1992—），女，博士，</w:t>
      </w:r>
      <w:r>
        <w:rPr>
          <w:rFonts w:hint="eastAsia" w:eastAsia="宋体" w:cs="Times New Roman"/>
          <w:sz w:val="21"/>
          <w:szCs w:val="21"/>
        </w:rPr>
        <w:t>中国科学院微电子研究所博士后、助理研究员</w:t>
      </w:r>
      <w:r>
        <w:rPr>
          <w:rFonts w:eastAsia="宋体" w:cs="Times New Roman"/>
          <w:sz w:val="21"/>
          <w:szCs w:val="21"/>
        </w:rPr>
        <w:t>，研究方向：多模态人体活动识别、MEMS传感器相关的片上可测试性设计以及相关算法研究。</w:t>
      </w:r>
    </w:p>
    <w:p w14:paraId="7CA553FB">
      <w:pPr>
        <w:widowControl/>
        <w:adjustRightInd w:val="0"/>
        <w:snapToGrid/>
        <w:spacing w:line="300" w:lineRule="auto"/>
        <w:ind w:firstLine="0" w:firstLineChars="0"/>
        <w:rPr>
          <w:rFonts w:hint="eastAsia" w:ascii="宋体" w:hAnsi="宋体" w:eastAsia="宋体" w:cs="宋体"/>
        </w:rPr>
      </w:pPr>
      <w:r>
        <w:rPr>
          <w:rFonts w:eastAsia="宋体" w:cs="Times New Roman"/>
          <w:sz w:val="21"/>
          <w:szCs w:val="21"/>
        </w:rPr>
        <w:t>李佳（通信作者）（1982—），女，博士，</w:t>
      </w:r>
      <w:r>
        <w:rPr>
          <w:rFonts w:hint="eastAsia" w:eastAsia="宋体" w:cs="Times New Roman"/>
          <w:sz w:val="21"/>
          <w:szCs w:val="21"/>
        </w:rPr>
        <w:t>研究员</w:t>
      </w:r>
      <w:r>
        <w:rPr>
          <w:rFonts w:eastAsia="宋体" w:cs="Times New Roman"/>
          <w:sz w:val="21"/>
          <w:szCs w:val="21"/>
        </w:rPr>
        <w:t>，</w:t>
      </w:r>
      <w:r>
        <w:rPr>
          <w:rFonts w:hint="eastAsia" w:eastAsia="宋体" w:cs="Times New Roman"/>
          <w:sz w:val="21"/>
          <w:szCs w:val="21"/>
        </w:rPr>
        <w:t>中国科学院微电子研究所智能感知芯片与系统研发中心副主任，</w:t>
      </w:r>
      <w:r>
        <w:rPr>
          <w:rFonts w:eastAsia="宋体" w:cs="Times New Roman"/>
          <w:sz w:val="21"/>
          <w:szCs w:val="21"/>
        </w:rPr>
        <w:t>研究方向：智能集成MEMS传感器系统和</w:t>
      </w:r>
      <w:r>
        <w:rPr>
          <w:rFonts w:hint="eastAsia" w:eastAsia="宋体" w:cs="Times New Roman"/>
          <w:sz w:val="21"/>
          <w:szCs w:val="21"/>
        </w:rPr>
        <w:t>物联网</w:t>
      </w:r>
      <w:r>
        <w:rPr>
          <w:rFonts w:eastAsia="宋体" w:cs="Times New Roman"/>
          <w:sz w:val="21"/>
          <w:szCs w:val="21"/>
        </w:rPr>
        <w:t>系统应用。</w:t>
      </w:r>
    </w:p>
    <w:p w14:paraId="6D93B2A0">
      <w:pPr>
        <w:spacing w:before="312" w:beforeLines="100" w:after="312" w:afterLines="100"/>
        <w:ind w:firstLine="0" w:firstLineChars="0"/>
        <w:rPr>
          <w:b/>
          <w:sz w:val="32"/>
          <w:szCs w:val="32"/>
        </w:rPr>
      </w:pPr>
    </w:p>
    <w:sectPr>
      <w:type w:val="continuous"/>
      <w:pgSz w:w="11906" w:h="16838"/>
      <w:pgMar w:top="1440" w:right="1417" w:bottom="1440" w:left="1417"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冷眸Sou1" w:date="2025-08-21T18:55:55Z" w:initials="">
    <w:p w14:paraId="1857FBF5">
      <w:pPr>
        <w:pStyle w:val="5"/>
        <w:rPr>
          <w:rFonts w:hint="default" w:eastAsiaTheme="minorEastAsia"/>
          <w:lang w:val="en-US" w:eastAsia="zh-CN"/>
        </w:rPr>
      </w:pPr>
      <w:r>
        <w:rPr>
          <w:rFonts w:hint="eastAsia"/>
          <w:lang w:val="en-US" w:eastAsia="zh-CN"/>
        </w:rPr>
        <w:t>缺少引用文献[3]</w:t>
      </w:r>
    </w:p>
  </w:comment>
  <w:comment w:id="1" w:author="冷眸Sou1" w:date="2025-08-21T18:53:47Z" w:initials="">
    <w:p w14:paraId="71DDE27F">
      <w:pPr>
        <w:pStyle w:val="5"/>
        <w:rPr>
          <w:rFonts w:hint="default" w:eastAsiaTheme="minorEastAsia"/>
          <w:lang w:val="en-US" w:eastAsia="zh-CN"/>
        </w:rPr>
      </w:pPr>
      <w:r>
        <w:rPr>
          <w:rFonts w:hint="eastAsia"/>
          <w:lang w:val="en-US" w:eastAsia="zh-CN"/>
        </w:rPr>
        <w:t>取消了自动编号</w:t>
      </w:r>
    </w:p>
  </w:comment>
  <w:comment w:id="2" w:author="冷眸Sou1" w:date="2025-08-21T19:01:08Z" w:initials="">
    <w:p w14:paraId="6AAEB597">
      <w:pPr>
        <w:pStyle w:val="5"/>
        <w:ind w:left="0" w:leftChars="0" w:firstLine="0" w:firstLineChars="0"/>
        <w:rPr>
          <w:rFonts w:hint="default" w:eastAsiaTheme="minorEastAsia"/>
          <w:lang w:val="en-US" w:eastAsia="zh-CN"/>
        </w:rPr>
      </w:pPr>
      <w:r>
        <w:rPr>
          <w:rFonts w:hint="eastAsia"/>
          <w:lang w:val="en-US" w:eastAsia="zh-CN"/>
        </w:rPr>
        <w:t>引文格式错误：不是GB/T7714 而是APA</w:t>
      </w:r>
    </w:p>
  </w:comment>
  <w:comment w:id="3" w:author="冷眸Sou1" w:date="2025-08-21T19:02:47Z" w:initials="">
    <w:p w14:paraId="59C35A01">
      <w:pPr>
        <w:pStyle w:val="5"/>
        <w:rPr>
          <w:rFonts w:hint="default" w:eastAsiaTheme="minorEastAsia"/>
          <w:lang w:val="en-US" w:eastAsia="zh-CN"/>
        </w:rPr>
      </w:pPr>
      <w:r>
        <w:rPr>
          <w:rFonts w:hint="eastAsia"/>
          <w:lang w:val="en-US" w:eastAsia="zh-CN"/>
        </w:rPr>
        <w:t>引文错误：与正文中不对应</w:t>
      </w:r>
    </w:p>
  </w:comment>
  <w:comment w:id="4" w:author="冷眸Sou1" w:date="2025-08-21T19:03:38Z" w:initials="">
    <w:p w14:paraId="16EDB509">
      <w:pPr>
        <w:pStyle w:val="5"/>
        <w:rPr>
          <w:rFonts w:hint="default" w:eastAsiaTheme="minorEastAsia"/>
          <w:lang w:val="en-US" w:eastAsia="zh-CN"/>
        </w:rPr>
      </w:pPr>
      <w:r>
        <w:rPr>
          <w:rFonts w:hint="eastAsia"/>
          <w:lang w:val="en-US" w:eastAsia="zh-CN"/>
        </w:rPr>
        <w:t>引文错误：一对多，正文一个[14]引文对应多个同样标号的文献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857FBF5" w15:done="0"/>
  <w15:commentEx w15:paraId="71DDE27F" w15:done="0"/>
  <w15:commentEx w15:paraId="6AAEB597" w15:done="0"/>
  <w15:commentEx w15:paraId="59C35A01" w15:done="0"/>
  <w15:commentEx w15:paraId="16EDB5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B01586">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4AA5A">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6AD38">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5E165">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36C610">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F33592">
    <w:pPr>
      <w:pStyle w:val="8"/>
      <w:ind w:firstLine="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夏树">
    <w15:presenceInfo w15:providerId="WPS Office" w15:userId="2158366049"/>
  </w15:person>
  <w15:person w15:author="冷眸Sou1">
    <w15:presenceInfo w15:providerId="WPS Office" w15:userId="2020905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1"/>
  <w:bordersDoNotSurroundFooter w:val="1"/>
  <w:trackRevisions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5NmFjMmM4ZTljMGJiZDAxN2JmYTc0NGI0NmFiNDgifQ=="/>
  </w:docVars>
  <w:rsids>
    <w:rsidRoot w:val="07867016"/>
    <w:rsid w:val="00001027"/>
    <w:rsid w:val="00001C9C"/>
    <w:rsid w:val="00002D73"/>
    <w:rsid w:val="00004A14"/>
    <w:rsid w:val="00007A0B"/>
    <w:rsid w:val="000131F0"/>
    <w:rsid w:val="00017E67"/>
    <w:rsid w:val="00020CF5"/>
    <w:rsid w:val="000277C8"/>
    <w:rsid w:val="000356BB"/>
    <w:rsid w:val="00046000"/>
    <w:rsid w:val="0004703A"/>
    <w:rsid w:val="00061447"/>
    <w:rsid w:val="00067597"/>
    <w:rsid w:val="00085A1E"/>
    <w:rsid w:val="0009046C"/>
    <w:rsid w:val="00094359"/>
    <w:rsid w:val="000B0B22"/>
    <w:rsid w:val="000B3B12"/>
    <w:rsid w:val="000B6845"/>
    <w:rsid w:val="000C474D"/>
    <w:rsid w:val="000D32DC"/>
    <w:rsid w:val="000F1E69"/>
    <w:rsid w:val="000F450B"/>
    <w:rsid w:val="00100220"/>
    <w:rsid w:val="00121BA5"/>
    <w:rsid w:val="00122166"/>
    <w:rsid w:val="00130980"/>
    <w:rsid w:val="00132720"/>
    <w:rsid w:val="00135C29"/>
    <w:rsid w:val="00136801"/>
    <w:rsid w:val="00147139"/>
    <w:rsid w:val="00152750"/>
    <w:rsid w:val="001554FD"/>
    <w:rsid w:val="00155A0F"/>
    <w:rsid w:val="00181978"/>
    <w:rsid w:val="00182919"/>
    <w:rsid w:val="00191D84"/>
    <w:rsid w:val="00194BB3"/>
    <w:rsid w:val="001A33CB"/>
    <w:rsid w:val="001B4F42"/>
    <w:rsid w:val="001E500F"/>
    <w:rsid w:val="001F3BA5"/>
    <w:rsid w:val="001F5EE4"/>
    <w:rsid w:val="002117F1"/>
    <w:rsid w:val="0021287E"/>
    <w:rsid w:val="00213304"/>
    <w:rsid w:val="002147A2"/>
    <w:rsid w:val="00236808"/>
    <w:rsid w:val="00236826"/>
    <w:rsid w:val="00236FE8"/>
    <w:rsid w:val="00240980"/>
    <w:rsid w:val="0026012C"/>
    <w:rsid w:val="00287EB0"/>
    <w:rsid w:val="002A32B0"/>
    <w:rsid w:val="002D48CE"/>
    <w:rsid w:val="002D73F0"/>
    <w:rsid w:val="002D7BE2"/>
    <w:rsid w:val="002E01A1"/>
    <w:rsid w:val="002E460C"/>
    <w:rsid w:val="002F2C9E"/>
    <w:rsid w:val="002F649C"/>
    <w:rsid w:val="002F6B73"/>
    <w:rsid w:val="00323219"/>
    <w:rsid w:val="0032595C"/>
    <w:rsid w:val="003339A1"/>
    <w:rsid w:val="003359BA"/>
    <w:rsid w:val="00356A05"/>
    <w:rsid w:val="00357E3C"/>
    <w:rsid w:val="003844CD"/>
    <w:rsid w:val="00395AF2"/>
    <w:rsid w:val="003A5CAA"/>
    <w:rsid w:val="003B058B"/>
    <w:rsid w:val="003C0E3A"/>
    <w:rsid w:val="003C691E"/>
    <w:rsid w:val="003E7184"/>
    <w:rsid w:val="00403FDF"/>
    <w:rsid w:val="004075CC"/>
    <w:rsid w:val="00414169"/>
    <w:rsid w:val="00435EEE"/>
    <w:rsid w:val="0044470D"/>
    <w:rsid w:val="0045683C"/>
    <w:rsid w:val="004633F2"/>
    <w:rsid w:val="0046386B"/>
    <w:rsid w:val="00495556"/>
    <w:rsid w:val="004A631E"/>
    <w:rsid w:val="004B2A33"/>
    <w:rsid w:val="004C0BBF"/>
    <w:rsid w:val="004C13DB"/>
    <w:rsid w:val="00517EFD"/>
    <w:rsid w:val="00526506"/>
    <w:rsid w:val="00547D4D"/>
    <w:rsid w:val="00550B2A"/>
    <w:rsid w:val="005628E7"/>
    <w:rsid w:val="00576E64"/>
    <w:rsid w:val="0058146C"/>
    <w:rsid w:val="0058219A"/>
    <w:rsid w:val="0058392A"/>
    <w:rsid w:val="005B27BA"/>
    <w:rsid w:val="005B55DB"/>
    <w:rsid w:val="005C5007"/>
    <w:rsid w:val="005F34C2"/>
    <w:rsid w:val="005F76A6"/>
    <w:rsid w:val="00610C2B"/>
    <w:rsid w:val="00623F78"/>
    <w:rsid w:val="006751D2"/>
    <w:rsid w:val="00677B2D"/>
    <w:rsid w:val="00681EF0"/>
    <w:rsid w:val="006A3194"/>
    <w:rsid w:val="006A5CB1"/>
    <w:rsid w:val="006C46AD"/>
    <w:rsid w:val="006C50E9"/>
    <w:rsid w:val="006C627C"/>
    <w:rsid w:val="006C7D56"/>
    <w:rsid w:val="006D365C"/>
    <w:rsid w:val="006E0C1B"/>
    <w:rsid w:val="006E0C5A"/>
    <w:rsid w:val="00703F37"/>
    <w:rsid w:val="007234AF"/>
    <w:rsid w:val="0073767B"/>
    <w:rsid w:val="00767595"/>
    <w:rsid w:val="0077612D"/>
    <w:rsid w:val="00780E6A"/>
    <w:rsid w:val="0078640F"/>
    <w:rsid w:val="007E1930"/>
    <w:rsid w:val="007F6CDA"/>
    <w:rsid w:val="00804A34"/>
    <w:rsid w:val="008108EF"/>
    <w:rsid w:val="00812008"/>
    <w:rsid w:val="00812492"/>
    <w:rsid w:val="00821D56"/>
    <w:rsid w:val="00832037"/>
    <w:rsid w:val="00840B02"/>
    <w:rsid w:val="00852371"/>
    <w:rsid w:val="00853E14"/>
    <w:rsid w:val="00871F1B"/>
    <w:rsid w:val="00872D7E"/>
    <w:rsid w:val="00876387"/>
    <w:rsid w:val="00880EBC"/>
    <w:rsid w:val="008B34F9"/>
    <w:rsid w:val="008C4A09"/>
    <w:rsid w:val="008C7584"/>
    <w:rsid w:val="008D79F6"/>
    <w:rsid w:val="008E7656"/>
    <w:rsid w:val="008F1C78"/>
    <w:rsid w:val="0090228E"/>
    <w:rsid w:val="00917B78"/>
    <w:rsid w:val="0093039E"/>
    <w:rsid w:val="00933C18"/>
    <w:rsid w:val="00971892"/>
    <w:rsid w:val="009749D8"/>
    <w:rsid w:val="00976164"/>
    <w:rsid w:val="009817D7"/>
    <w:rsid w:val="00982349"/>
    <w:rsid w:val="00990370"/>
    <w:rsid w:val="00995DDB"/>
    <w:rsid w:val="009A056B"/>
    <w:rsid w:val="009B1B9B"/>
    <w:rsid w:val="009B374F"/>
    <w:rsid w:val="009B43D7"/>
    <w:rsid w:val="009B4949"/>
    <w:rsid w:val="009B63D7"/>
    <w:rsid w:val="009C62A4"/>
    <w:rsid w:val="009C774A"/>
    <w:rsid w:val="009D5563"/>
    <w:rsid w:val="009F104A"/>
    <w:rsid w:val="009F2BB3"/>
    <w:rsid w:val="009F5719"/>
    <w:rsid w:val="009F5909"/>
    <w:rsid w:val="009F648F"/>
    <w:rsid w:val="00A00354"/>
    <w:rsid w:val="00A44766"/>
    <w:rsid w:val="00A64F1E"/>
    <w:rsid w:val="00A65BF8"/>
    <w:rsid w:val="00A6663D"/>
    <w:rsid w:val="00A675C3"/>
    <w:rsid w:val="00A762F3"/>
    <w:rsid w:val="00A9754D"/>
    <w:rsid w:val="00AA286E"/>
    <w:rsid w:val="00AB520A"/>
    <w:rsid w:val="00AB73C7"/>
    <w:rsid w:val="00AD4457"/>
    <w:rsid w:val="00AE31C0"/>
    <w:rsid w:val="00AE7706"/>
    <w:rsid w:val="00AF0160"/>
    <w:rsid w:val="00AF06C1"/>
    <w:rsid w:val="00B1520C"/>
    <w:rsid w:val="00B1776D"/>
    <w:rsid w:val="00B218FA"/>
    <w:rsid w:val="00B358AC"/>
    <w:rsid w:val="00B4525B"/>
    <w:rsid w:val="00B62833"/>
    <w:rsid w:val="00BB67F3"/>
    <w:rsid w:val="00BC30FC"/>
    <w:rsid w:val="00BC79F7"/>
    <w:rsid w:val="00BD4356"/>
    <w:rsid w:val="00BD56F2"/>
    <w:rsid w:val="00BE0830"/>
    <w:rsid w:val="00BE4754"/>
    <w:rsid w:val="00BF496B"/>
    <w:rsid w:val="00BF552F"/>
    <w:rsid w:val="00C105A7"/>
    <w:rsid w:val="00C217F5"/>
    <w:rsid w:val="00C2289E"/>
    <w:rsid w:val="00C375DA"/>
    <w:rsid w:val="00C41D0C"/>
    <w:rsid w:val="00C45473"/>
    <w:rsid w:val="00C50726"/>
    <w:rsid w:val="00C54AC9"/>
    <w:rsid w:val="00C56B52"/>
    <w:rsid w:val="00C64E2F"/>
    <w:rsid w:val="00C74477"/>
    <w:rsid w:val="00C76F60"/>
    <w:rsid w:val="00C9104A"/>
    <w:rsid w:val="00C921F3"/>
    <w:rsid w:val="00C94882"/>
    <w:rsid w:val="00C96BE2"/>
    <w:rsid w:val="00C96C4D"/>
    <w:rsid w:val="00C97629"/>
    <w:rsid w:val="00CA58F2"/>
    <w:rsid w:val="00CB199F"/>
    <w:rsid w:val="00CC1645"/>
    <w:rsid w:val="00CD53FD"/>
    <w:rsid w:val="00CD6BBE"/>
    <w:rsid w:val="00CF140B"/>
    <w:rsid w:val="00D0275B"/>
    <w:rsid w:val="00D071D4"/>
    <w:rsid w:val="00D100A5"/>
    <w:rsid w:val="00D122A0"/>
    <w:rsid w:val="00D236AB"/>
    <w:rsid w:val="00D259BD"/>
    <w:rsid w:val="00D3137F"/>
    <w:rsid w:val="00D33F34"/>
    <w:rsid w:val="00D42118"/>
    <w:rsid w:val="00D4510B"/>
    <w:rsid w:val="00D46A10"/>
    <w:rsid w:val="00D50114"/>
    <w:rsid w:val="00D519A9"/>
    <w:rsid w:val="00D66D1D"/>
    <w:rsid w:val="00D71482"/>
    <w:rsid w:val="00D7743C"/>
    <w:rsid w:val="00D87CE6"/>
    <w:rsid w:val="00DB1AB0"/>
    <w:rsid w:val="00DB302A"/>
    <w:rsid w:val="00DB5B1B"/>
    <w:rsid w:val="00DD52A1"/>
    <w:rsid w:val="00DE13F6"/>
    <w:rsid w:val="00DE1A95"/>
    <w:rsid w:val="00DF164C"/>
    <w:rsid w:val="00DF57FC"/>
    <w:rsid w:val="00DF7860"/>
    <w:rsid w:val="00E05553"/>
    <w:rsid w:val="00E10D40"/>
    <w:rsid w:val="00E1140D"/>
    <w:rsid w:val="00E26603"/>
    <w:rsid w:val="00E27136"/>
    <w:rsid w:val="00E336DF"/>
    <w:rsid w:val="00E35080"/>
    <w:rsid w:val="00E3674E"/>
    <w:rsid w:val="00E37689"/>
    <w:rsid w:val="00E71F05"/>
    <w:rsid w:val="00E75456"/>
    <w:rsid w:val="00E9056F"/>
    <w:rsid w:val="00EB082C"/>
    <w:rsid w:val="00EC04DE"/>
    <w:rsid w:val="00EC0DFC"/>
    <w:rsid w:val="00EF6D3F"/>
    <w:rsid w:val="00EF763D"/>
    <w:rsid w:val="00F06359"/>
    <w:rsid w:val="00F200B9"/>
    <w:rsid w:val="00F219BE"/>
    <w:rsid w:val="00F238E4"/>
    <w:rsid w:val="00F24205"/>
    <w:rsid w:val="00F519E3"/>
    <w:rsid w:val="00F60E50"/>
    <w:rsid w:val="00F62715"/>
    <w:rsid w:val="00F651A0"/>
    <w:rsid w:val="00F75E41"/>
    <w:rsid w:val="00F77537"/>
    <w:rsid w:val="00F8073F"/>
    <w:rsid w:val="00F844C9"/>
    <w:rsid w:val="00F8665C"/>
    <w:rsid w:val="00FA1AB2"/>
    <w:rsid w:val="00FA4AFF"/>
    <w:rsid w:val="00FB14B6"/>
    <w:rsid w:val="00FB1A6B"/>
    <w:rsid w:val="00FD2D77"/>
    <w:rsid w:val="00FE15D5"/>
    <w:rsid w:val="00FE4D5B"/>
    <w:rsid w:val="00FF1094"/>
    <w:rsid w:val="048A4BA5"/>
    <w:rsid w:val="05B5352F"/>
    <w:rsid w:val="07867016"/>
    <w:rsid w:val="08E15EB3"/>
    <w:rsid w:val="08FA6E92"/>
    <w:rsid w:val="11835651"/>
    <w:rsid w:val="148407D2"/>
    <w:rsid w:val="149A57B2"/>
    <w:rsid w:val="15454990"/>
    <w:rsid w:val="183A7DBC"/>
    <w:rsid w:val="1AC92B69"/>
    <w:rsid w:val="1BAA5122"/>
    <w:rsid w:val="1C767848"/>
    <w:rsid w:val="1E2127AD"/>
    <w:rsid w:val="1EC6630F"/>
    <w:rsid w:val="23413000"/>
    <w:rsid w:val="2452672D"/>
    <w:rsid w:val="24666806"/>
    <w:rsid w:val="29AB3AB9"/>
    <w:rsid w:val="2A8049CB"/>
    <w:rsid w:val="2EA16900"/>
    <w:rsid w:val="31C93096"/>
    <w:rsid w:val="333A0151"/>
    <w:rsid w:val="3B077069"/>
    <w:rsid w:val="3CEA13B4"/>
    <w:rsid w:val="3CF81A6E"/>
    <w:rsid w:val="443258FD"/>
    <w:rsid w:val="47062CDE"/>
    <w:rsid w:val="4F8D1DD6"/>
    <w:rsid w:val="51FC2EBB"/>
    <w:rsid w:val="52B2788C"/>
    <w:rsid w:val="55F91C5E"/>
    <w:rsid w:val="57F23BDC"/>
    <w:rsid w:val="5C075E68"/>
    <w:rsid w:val="600F70A7"/>
    <w:rsid w:val="67D15A64"/>
    <w:rsid w:val="6AB7694D"/>
    <w:rsid w:val="6CF546C4"/>
    <w:rsid w:val="7665623F"/>
    <w:rsid w:val="78DD2859"/>
    <w:rsid w:val="7EDF6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ind w:firstLine="200" w:firstLineChars="20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7"/>
    <w:qFormat/>
    <w:uiPriority w:val="0"/>
    <w:pPr>
      <w:keepNext/>
      <w:keepLines/>
      <w:outlineLvl w:val="0"/>
    </w:pPr>
    <w:rPr>
      <w:rFonts w:eastAsia="宋体" w:cs="Times New Roman"/>
      <w:b/>
      <w:bCs/>
      <w:kern w:val="44"/>
      <w:sz w:val="28"/>
      <w:szCs w:val="44"/>
    </w:rPr>
  </w:style>
  <w:style w:type="paragraph" w:styleId="3">
    <w:name w:val="heading 2"/>
    <w:basedOn w:val="1"/>
    <w:next w:val="1"/>
    <w:link w:val="16"/>
    <w:unhideWhenUsed/>
    <w:qFormat/>
    <w:uiPriority w:val="0"/>
    <w:pPr>
      <w:keepNext/>
      <w:keepLines/>
      <w:jc w:val="left"/>
      <w:outlineLvl w:val="1"/>
    </w:pPr>
    <w:rPr>
      <w:rFonts w:eastAsia="宋体" w:cstheme="majorBidi"/>
      <w:b/>
      <w:bCs/>
      <w:szCs w:val="32"/>
    </w:rPr>
  </w:style>
  <w:style w:type="paragraph" w:styleId="4">
    <w:name w:val="heading 3"/>
    <w:basedOn w:val="1"/>
    <w:next w:val="1"/>
    <w:link w:val="18"/>
    <w:semiHidden/>
    <w:unhideWhenUsed/>
    <w:qFormat/>
    <w:uiPriority w:val="0"/>
    <w:pPr>
      <w:keepNext/>
      <w:keepLines/>
      <w:spacing w:before="260" w:after="260" w:line="413" w:lineRule="auto"/>
      <w:outlineLvl w:val="2"/>
    </w:pPr>
    <w:rPr>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0"/>
    <w:qFormat/>
    <w:uiPriority w:val="0"/>
    <w:pPr>
      <w:jc w:val="left"/>
    </w:pPr>
  </w:style>
  <w:style w:type="paragraph" w:styleId="6">
    <w:name w:val="Balloon Text"/>
    <w:basedOn w:val="1"/>
    <w:link w:val="22"/>
    <w:qFormat/>
    <w:uiPriority w:val="0"/>
    <w:rPr>
      <w:sz w:val="18"/>
      <w:szCs w:val="18"/>
    </w:rPr>
  </w:style>
  <w:style w:type="paragraph" w:styleId="7">
    <w:name w:val="footer"/>
    <w:basedOn w:val="1"/>
    <w:qFormat/>
    <w:uiPriority w:val="0"/>
    <w:pPr>
      <w:tabs>
        <w:tab w:val="center" w:pos="4153"/>
        <w:tab w:val="right" w:pos="8306"/>
      </w:tabs>
      <w:spacing w:line="240" w:lineRule="atLeast"/>
      <w:jc w:val="left"/>
    </w:pPr>
    <w:rPr>
      <w:sz w:val="18"/>
      <w:szCs w:val="18"/>
    </w:rPr>
  </w:style>
  <w:style w:type="paragraph" w:styleId="8">
    <w:name w:val="header"/>
    <w:basedOn w:val="1"/>
    <w:qFormat/>
    <w:uiPriority w:val="0"/>
    <w:pPr>
      <w:tabs>
        <w:tab w:val="center" w:pos="4153"/>
        <w:tab w:val="right" w:pos="8306"/>
      </w:tabs>
      <w:spacing w:line="240" w:lineRule="atLeast"/>
      <w:jc w:val="center"/>
    </w:pPr>
    <w:rPr>
      <w:sz w:val="18"/>
      <w:szCs w:val="18"/>
    </w:rPr>
  </w:style>
  <w:style w:type="paragraph" w:styleId="9">
    <w:name w:val="annotation subject"/>
    <w:basedOn w:val="5"/>
    <w:next w:val="5"/>
    <w:link w:val="21"/>
    <w:qFormat/>
    <w:uiPriority w:val="0"/>
    <w:rPr>
      <w:b/>
      <w:bCs/>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annotation reference"/>
    <w:basedOn w:val="12"/>
    <w:qFormat/>
    <w:uiPriority w:val="0"/>
    <w:rPr>
      <w:sz w:val="21"/>
      <w:szCs w:val="21"/>
    </w:rPr>
  </w:style>
  <w:style w:type="character" w:customStyle="1" w:styleId="16">
    <w:name w:val="标题 2 字符"/>
    <w:link w:val="3"/>
    <w:qFormat/>
    <w:uiPriority w:val="0"/>
    <w:rPr>
      <w:rFonts w:cstheme="majorBidi"/>
      <w:b/>
      <w:bCs/>
      <w:kern w:val="2"/>
      <w:sz w:val="24"/>
      <w:szCs w:val="32"/>
    </w:rPr>
  </w:style>
  <w:style w:type="character" w:customStyle="1" w:styleId="17">
    <w:name w:val="标题 1 字符"/>
    <w:link w:val="2"/>
    <w:qFormat/>
    <w:uiPriority w:val="0"/>
    <w:rPr>
      <w:rFonts w:ascii="Times New Roman" w:hAnsi="Times New Roman" w:eastAsia="宋体" w:cs="Times New Roman"/>
      <w:b/>
      <w:bCs/>
      <w:kern w:val="44"/>
      <w:sz w:val="28"/>
      <w:szCs w:val="44"/>
    </w:rPr>
  </w:style>
  <w:style w:type="character" w:customStyle="1" w:styleId="18">
    <w:name w:val="标题 3 字符"/>
    <w:link w:val="4"/>
    <w:qFormat/>
    <w:uiPriority w:val="0"/>
    <w:rPr>
      <w:b/>
      <w:sz w:val="32"/>
    </w:rPr>
  </w:style>
  <w:style w:type="paragraph" w:styleId="19">
    <w:name w:val="List Paragraph"/>
    <w:basedOn w:val="1"/>
    <w:qFormat/>
    <w:uiPriority w:val="99"/>
    <w:pPr>
      <w:ind w:firstLine="420"/>
    </w:pPr>
  </w:style>
  <w:style w:type="character" w:customStyle="1" w:styleId="20">
    <w:name w:val="批注文字 字符"/>
    <w:basedOn w:val="12"/>
    <w:link w:val="5"/>
    <w:qFormat/>
    <w:uiPriority w:val="0"/>
    <w:rPr>
      <w:rFonts w:eastAsiaTheme="minorEastAsia" w:cstheme="minorBidi"/>
      <w:kern w:val="2"/>
      <w:sz w:val="24"/>
      <w:szCs w:val="24"/>
    </w:rPr>
  </w:style>
  <w:style w:type="character" w:customStyle="1" w:styleId="21">
    <w:name w:val="批注主题 字符"/>
    <w:basedOn w:val="20"/>
    <w:link w:val="9"/>
    <w:qFormat/>
    <w:uiPriority w:val="0"/>
    <w:rPr>
      <w:rFonts w:eastAsiaTheme="minorEastAsia" w:cstheme="minorBidi"/>
      <w:b/>
      <w:bCs/>
      <w:kern w:val="2"/>
      <w:sz w:val="24"/>
      <w:szCs w:val="24"/>
    </w:rPr>
  </w:style>
  <w:style w:type="character" w:customStyle="1" w:styleId="22">
    <w:name w:val="批注框文本 字符"/>
    <w:basedOn w:val="12"/>
    <w:link w:val="6"/>
    <w:qFormat/>
    <w:uiPriority w:val="0"/>
    <w:rPr>
      <w:rFonts w:eastAsiaTheme="minorEastAsia" w:cstheme="minorBidi"/>
      <w:kern w:val="2"/>
      <w:sz w:val="18"/>
      <w:szCs w:val="18"/>
    </w:rPr>
  </w:style>
  <w:style w:type="paragraph" w:customStyle="1" w:styleId="23">
    <w:name w:val="修订1"/>
    <w:hidden/>
    <w:unhideWhenUsed/>
    <w:qFormat/>
    <w:uiPriority w:val="99"/>
    <w:rPr>
      <w:rFonts w:ascii="Times New Roman" w:hAnsi="Times New Roman" w:eastAsiaTheme="minorEastAsia" w:cstheme="minorBidi"/>
      <w:kern w:val="2"/>
      <w:sz w:val="24"/>
      <w:szCs w:val="24"/>
      <w:lang w:val="en-US" w:eastAsia="zh-CN" w:bidi="ar-SA"/>
    </w:rPr>
  </w:style>
  <w:style w:type="paragraph" w:customStyle="1" w:styleId="24">
    <w:name w:val="Revision"/>
    <w:hidden/>
    <w:unhideWhenUsed/>
    <w:qFormat/>
    <w:uiPriority w:val="99"/>
    <w:rPr>
      <w:rFonts w:ascii="Times New Roman" w:hAnsi="Times New Roman"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22.jpeg"/><Relationship Id="rId50" Type="http://schemas.openxmlformats.org/officeDocument/2006/relationships/image" Target="media/image21.wmf"/><Relationship Id="rId5" Type="http://schemas.openxmlformats.org/officeDocument/2006/relationships/footnotes" Target="footnotes.xml"/><Relationship Id="rId49" Type="http://schemas.openxmlformats.org/officeDocument/2006/relationships/oleObject" Target="embeddings/oleObject16.bin"/><Relationship Id="rId48" Type="http://schemas.openxmlformats.org/officeDocument/2006/relationships/image" Target="media/image20.wmf"/><Relationship Id="rId47" Type="http://schemas.openxmlformats.org/officeDocument/2006/relationships/oleObject" Target="embeddings/oleObject15.bin"/><Relationship Id="rId46" Type="http://schemas.openxmlformats.org/officeDocument/2006/relationships/image" Target="media/image19.wmf"/><Relationship Id="rId45" Type="http://schemas.openxmlformats.org/officeDocument/2006/relationships/oleObject" Target="embeddings/oleObject14.bin"/><Relationship Id="rId44" Type="http://schemas.openxmlformats.org/officeDocument/2006/relationships/image" Target="media/image18.wmf"/><Relationship Id="rId43" Type="http://schemas.openxmlformats.org/officeDocument/2006/relationships/oleObject" Target="embeddings/oleObject13.bin"/><Relationship Id="rId42" Type="http://schemas.openxmlformats.org/officeDocument/2006/relationships/image" Target="media/image17.wmf"/><Relationship Id="rId41" Type="http://schemas.openxmlformats.org/officeDocument/2006/relationships/oleObject" Target="embeddings/oleObject12.bin"/><Relationship Id="rId40" Type="http://schemas.openxmlformats.org/officeDocument/2006/relationships/image" Target="media/image16.wmf"/><Relationship Id="rId4" Type="http://schemas.microsoft.com/office/2011/relationships/commentsExtended" Target="commentsExtended.xml"/><Relationship Id="rId39" Type="http://schemas.openxmlformats.org/officeDocument/2006/relationships/oleObject" Target="embeddings/oleObject11.bin"/><Relationship Id="rId38" Type="http://schemas.openxmlformats.org/officeDocument/2006/relationships/image" Target="media/image15.wmf"/><Relationship Id="rId37" Type="http://schemas.openxmlformats.org/officeDocument/2006/relationships/oleObject" Target="embeddings/oleObject10.bin"/><Relationship Id="rId36" Type="http://schemas.openxmlformats.org/officeDocument/2006/relationships/image" Target="media/image14.wmf"/><Relationship Id="rId35" Type="http://schemas.openxmlformats.org/officeDocument/2006/relationships/oleObject" Target="embeddings/oleObject9.bin"/><Relationship Id="rId34" Type="http://schemas.openxmlformats.org/officeDocument/2006/relationships/image" Target="media/image13.wmf"/><Relationship Id="rId33" Type="http://schemas.openxmlformats.org/officeDocument/2006/relationships/oleObject" Target="embeddings/oleObject8.bin"/><Relationship Id="rId32" Type="http://schemas.openxmlformats.org/officeDocument/2006/relationships/image" Target="media/image12.wmf"/><Relationship Id="rId31" Type="http://schemas.openxmlformats.org/officeDocument/2006/relationships/oleObject" Target="embeddings/oleObject7.bin"/><Relationship Id="rId30" Type="http://schemas.openxmlformats.org/officeDocument/2006/relationships/image" Target="media/image11.wmf"/><Relationship Id="rId3" Type="http://schemas.openxmlformats.org/officeDocument/2006/relationships/comments" Target="comments.xml"/><Relationship Id="rId29" Type="http://schemas.openxmlformats.org/officeDocument/2006/relationships/oleObject" Target="embeddings/oleObject6.bin"/><Relationship Id="rId28" Type="http://schemas.openxmlformats.org/officeDocument/2006/relationships/image" Target="media/image10.wmf"/><Relationship Id="rId27" Type="http://schemas.openxmlformats.org/officeDocument/2006/relationships/oleObject" Target="embeddings/oleObject5.bin"/><Relationship Id="rId26" Type="http://schemas.openxmlformats.org/officeDocument/2006/relationships/image" Target="media/image9.wmf"/><Relationship Id="rId25" Type="http://schemas.openxmlformats.org/officeDocument/2006/relationships/oleObject" Target="embeddings/oleObject4.bin"/><Relationship Id="rId24" Type="http://schemas.openxmlformats.org/officeDocument/2006/relationships/image" Target="media/image8.wmf"/><Relationship Id="rId23" Type="http://schemas.openxmlformats.org/officeDocument/2006/relationships/oleObject" Target="embeddings/oleObject3.bin"/><Relationship Id="rId22" Type="http://schemas.openxmlformats.org/officeDocument/2006/relationships/image" Target="media/image7.wmf"/><Relationship Id="rId21" Type="http://schemas.openxmlformats.org/officeDocument/2006/relationships/oleObject" Target="embeddings/oleObject2.bin"/><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e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0BF1-3C5F-4088-B997-2D41D5B2184F}">
  <ds:schemaRefs/>
</ds:datastoreItem>
</file>

<file path=docProps/app.xml><?xml version="1.0" encoding="utf-8"?>
<Properties xmlns="http://schemas.openxmlformats.org/officeDocument/2006/extended-properties" xmlns:vt="http://schemas.openxmlformats.org/officeDocument/2006/docPropsVTypes">
  <Template>Normal</Template>
  <Pages>17</Pages>
  <Words>10363</Words>
  <Characters>13972</Characters>
  <Lines>216</Lines>
  <Paragraphs>60</Paragraphs>
  <TotalTime>171</TotalTime>
  <ScaleCrop>false</ScaleCrop>
  <LinksUpToDate>false</LinksUpToDate>
  <CharactersWithSpaces>14465</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2024-09-19T12:32:00Z</dcterms:created>
  <dc:creator>夏树</dc:creator>
  <cp:lastModifiedBy>冷眸Sou1</cp:lastModifiedBy>
  <dcterms:modified xsi:type="dcterms:W3CDTF">2025-08-21T11:05:01Z</dcterms:modified>
  <cp:revision>265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ICV">
    <vt:lpwstr>74AA36C6AC624D23AAC147A6CEC73D0F_13</vt:lpwstr>
  </property>
  <property fmtid="{D5CDD505-2E9C-101B-9397-08002B2CF9AE}" pid="4" name="KSOTemplateDocerSaveRecord">
    <vt:lpwstr>eyJoZGlkIjoiMDY5NmFjMmM4ZTljMGJiZDAxN2JmYTc0NGI0NmFiNDgiLCJ1c2VySWQiOiIzNDM0Mzk4ODQifQ==</vt:lpwstr>
  </property>
</Properties>
</file>